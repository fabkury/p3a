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383E" w14:textId="77777777" w:rsidR="00E85F7A" w:rsidRDefault="00000000">
      <w:pPr>
        <w:pStyle w:val="Heading1"/>
      </w:pPr>
      <w:bookmarkStart w:id="0" w:name="X2b39baa1e71e7a7aa1adff3caeb538f1f38bece"/>
      <w:r>
        <w:t>Writing an IIIF Client on a $40 Microcontroller</w:t>
      </w:r>
    </w:p>
    <w:p w14:paraId="28036596" w14:textId="77777777" w:rsidR="00E85F7A" w:rsidRDefault="00000000">
      <w:pPr>
        <w:pStyle w:val="FirstParagraph"/>
      </w:pPr>
      <w:r>
        <w:rPr>
          <w:i/>
          <w:iCs/>
        </w:rPr>
        <w:t>Fabrício Kury</w:t>
      </w:r>
      <w:r>
        <w:t xml:space="preserve"> — DRAFT for Code4Lib Journal submission. Not submitted. Word count ≈ 4,400 (journal guidance: 1,500–5,000).</w:t>
      </w:r>
    </w:p>
    <w:p w14:paraId="255CF4C6" w14:textId="118905FD" w:rsidR="00E85F7A" w:rsidRDefault="00000000">
      <w:pPr>
        <w:pStyle w:val="BodyText"/>
      </w:pPr>
      <w:r>
        <w:rPr>
          <w:b/>
          <w:bCs/>
        </w:rPr>
        <w:t>Abstract.</w:t>
      </w:r>
      <w:r>
        <w:t xml:space="preserve"> p3a is an open-source desktop art frame built on a $39.99 ESP32-P4 development board with a 4-inch 720×720 touchscreen. Since May 2026 its firmware has spoken the IIIF Image API natively, pulling artwork from seven </w:t>
      </w:r>
      <w:del w:id="1" w:author="Fabrício Kury" w:date="2026-08-09T11:31:00Z" w16du:dateUtc="2026-08-09T15:31:00Z">
        <w:r w:rsidDel="00267468">
          <w:delText>museums</w:delText>
        </w:r>
      </w:del>
      <w:ins w:id="2" w:author="Fabrício Kury" w:date="2026-08-09T11:31:00Z" w16du:dateUtc="2026-08-09T15:31:00Z">
        <w:r w:rsidR="00267468">
          <w:t>institutions</w:t>
        </w:r>
      </w:ins>
      <w:r>
        <w:t>: the Art Institute of Chicago, the Rijksmuseum, the Victoria and Albert Museum, the Wellcome Collection, the Statens Museum for Kunst, the Harvard Art Museums, and the Smithsonian. This article reports what the IIIF ecosystem looks like from an unusually small client. The finding is an asymmetry: the IIIF Image API delivered perfectly on its interoperability promise — one URL template serves pixels from all seven institutions — while everything above it (finding artworks, browsing collections, paginating results) required seven bespoke adapters against seven very different search APIs. I describe both layers, measure whether the IIIF Presentation API could have closed the gap (it could not, for reasons that are partly adoption and partly the specification itself), and end with a short list of inexpensive things an institution can do to make its collection usable by clients much smaller than a browser.</w:t>
      </w:r>
    </w:p>
    <w:p w14:paraId="7A271C21" w14:textId="77777777" w:rsidR="00E85F7A" w:rsidRDefault="00000000">
      <w:r>
        <w:pict w14:anchorId="3EECEFAE">
          <v:rect id="_x0000_i1025" style="width:0;height:1.5pt" o:hralign="center" o:hrstd="t" o:hr="t"/>
        </w:pict>
      </w:r>
    </w:p>
    <w:p w14:paraId="496F13C6" w14:textId="77777777" w:rsidR="00E85F7A" w:rsidRDefault="00000000">
      <w:pPr>
        <w:pStyle w:val="Heading2"/>
      </w:pPr>
      <w:bookmarkStart w:id="3" w:name="a-very-small-patron"/>
      <w:r>
        <w:t>1. A very small patron</w:t>
      </w:r>
    </w:p>
    <w:p w14:paraId="45568173" w14:textId="24FD1590" w:rsidR="00E85F7A" w:rsidRDefault="00000000">
      <w:pPr>
        <w:pStyle w:val="FirstParagraph"/>
      </w:pPr>
      <w:r>
        <w:t>Seven museums will serve their collections, image by image, to a computer that costs less than most exhibition catalogs. I want to say at the outset that this is wonderful, and nothing in this article should be read as a complaint. Open-access programs and IIIF endpoints exist because people inside these institutions fought for them; what follows is a field report on what those endpoints look like from the far edge of their audience</w:t>
      </w:r>
      <w:ins w:id="4" w:author="Fabrício Kury" w:date="2026-08-09T11:33:00Z" w16du:dateUtc="2026-08-09T15:33:00Z">
        <w:r w:rsidR="00267468">
          <w:t xml:space="preserve">, </w:t>
        </w:r>
      </w:ins>
      <w:del w:id="5" w:author="Fabrício Kury" w:date="2026-08-09T11:33:00Z" w16du:dateUtc="2026-08-09T15:33:00Z">
        <w:r w:rsidDel="00267468">
          <w:delText xml:space="preserve"> — </w:delText>
        </w:r>
      </w:del>
      <w:r>
        <w:t>with affection, from their smallest regular visitor.</w:t>
      </w:r>
    </w:p>
    <w:p w14:paraId="22B0EF8C" w14:textId="248FE647" w:rsidR="00E85F7A" w:rsidRDefault="00000000">
      <w:pPr>
        <w:pStyle w:val="BodyText"/>
      </w:pPr>
      <w:r>
        <w:t xml:space="preserve">The visitor is p3a, an open-hardware desktop art frame [1]. The hardware is a Waveshare ESP32-P4 development board </w:t>
      </w:r>
      <w:ins w:id="6" w:author="Fabrício Kury" w:date="2026-08-09T11:34:00Z" w16du:dateUtc="2026-08-09T15:34:00Z">
        <w:r w:rsidR="00267468">
          <w:t>called ESP32-P4-WIFI6-TOUCH-LCD-4B, which retails at the manufacturer’s website for</w:t>
        </w:r>
      </w:ins>
      <w:del w:id="7" w:author="Fabrício Kury" w:date="2026-08-09T11:34:00Z" w16du:dateUtc="2026-08-09T15:34:00Z">
        <w:r w:rsidDel="00267468">
          <w:delText>—</w:delText>
        </w:r>
      </w:del>
      <w:r>
        <w:t xml:space="preserve"> $39.99 </w:t>
      </w:r>
      <w:ins w:id="8" w:author="Fabrício Kury" w:date="2026-08-09T11:34:00Z" w16du:dateUtc="2026-08-09T15:34:00Z">
        <w:r w:rsidR="00267468">
          <w:t xml:space="preserve">as </w:t>
        </w:r>
      </w:ins>
      <w:del w:id="9" w:author="Fabrício Kury" w:date="2026-08-09T11:34:00Z" w16du:dateUtc="2026-08-09T15:34:00Z">
        <w:r w:rsidDel="00267468">
          <w:delText xml:space="preserve">retail as </w:delText>
        </w:r>
      </w:del>
      <w:r>
        <w:t>of August 2026</w:t>
      </w:r>
      <w:ins w:id="10" w:author="Fabrício Kury" w:date="2026-08-09T11:35:00Z" w16du:dateUtc="2026-08-09T15:35:00Z">
        <w:r w:rsidR="00267468">
          <w:t>.</w:t>
        </w:r>
      </w:ins>
      <w:del w:id="11" w:author="Fabrício Kury" w:date="2026-08-09T11:35:00Z" w16du:dateUtc="2026-08-09T15:35:00Z">
        <w:r w:rsidDel="00267468">
          <w:delText xml:space="preserve">; </w:delText>
        </w:r>
      </w:del>
      <w:ins w:id="12" w:author="Fabrício Kury" w:date="2026-08-09T11:35:00Z" w16du:dateUtc="2026-08-09T15:35:00Z">
        <w:r w:rsidR="00267468">
          <w:t xml:space="preserve"> </w:t>
        </w:r>
      </w:ins>
      <w:del w:id="13" w:author="Fabrício Kury" w:date="2026-08-09T11:35:00Z" w16du:dateUtc="2026-08-09T15:35:00Z">
        <w:r w:rsidDel="00267468">
          <w:delText>a</w:delText>
        </w:r>
      </w:del>
      <w:ins w:id="14" w:author="Fabrício Kury" w:date="2026-08-09T11:35:00Z" w16du:dateUtc="2026-08-09T15:35:00Z">
        <w:r w:rsidR="00267468">
          <w:t>A</w:t>
        </w:r>
      </w:ins>
      <w:r>
        <w:t xml:space="preserve">dd a </w:t>
      </w:r>
      <w:ins w:id="15" w:author="Fabrício Kury" w:date="2026-08-09T11:37:00Z" w16du:dateUtc="2026-08-09T15:37:00Z">
        <w:r w:rsidR="00267468">
          <w:t xml:space="preserve">modest </w:t>
        </w:r>
      </w:ins>
      <w:r>
        <w:t>microSD card</w:t>
      </w:r>
      <w:ins w:id="16" w:author="Fabrício Kury" w:date="2026-08-09T11:36:00Z" w16du:dateUtc="2026-08-09T15:36:00Z">
        <w:r w:rsidR="00267468">
          <w:t xml:space="preserve">, </w:t>
        </w:r>
      </w:ins>
      <w:del w:id="17" w:author="Fabrício Kury" w:date="2026-08-09T11:36:00Z" w16du:dateUtc="2026-08-09T15:36:00Z">
        <w:r w:rsidDel="00267468">
          <w:delText xml:space="preserve"> and any </w:delText>
        </w:r>
      </w:del>
      <w:r>
        <w:t xml:space="preserve">USB-C power source </w:t>
      </w:r>
      <w:ins w:id="18" w:author="Fabrício Kury" w:date="2026-08-09T11:36:00Z" w16du:dateUtc="2026-08-09T15:36:00Z">
        <w:r w:rsidR="00267468">
          <w:t xml:space="preserve">and cable, </w:t>
        </w:r>
      </w:ins>
      <w:r>
        <w:t xml:space="preserve">and the whole build </w:t>
      </w:r>
      <w:ins w:id="19" w:author="Fabrício Kury" w:date="2026-08-09T11:36:00Z" w16du:dateUtc="2026-08-09T15:36:00Z">
        <w:r w:rsidR="00267468">
          <w:t xml:space="preserve">should </w:t>
        </w:r>
      </w:ins>
      <w:r>
        <w:t>stay</w:t>
      </w:r>
      <w:del w:id="20" w:author="Fabrício Kury" w:date="2026-08-09T11:36:00Z" w16du:dateUtc="2026-08-09T15:36:00Z">
        <w:r w:rsidDel="00267468">
          <w:delText>s</w:delText>
        </w:r>
      </w:del>
      <w:r>
        <w:t xml:space="preserve"> under $</w:t>
      </w:r>
      <w:del w:id="21" w:author="Fabrício Kury" w:date="2026-08-09T11:36:00Z" w16du:dateUtc="2026-08-09T15:36:00Z">
        <w:r w:rsidDel="00267468">
          <w:delText>60</w:delText>
        </w:r>
      </w:del>
      <w:ins w:id="22" w:author="Fabrício Kury" w:date="2026-08-09T11:36:00Z" w16du:dateUtc="2026-08-09T15:36:00Z">
        <w:r w:rsidR="00267468">
          <w:t>70</w:t>
        </w:r>
      </w:ins>
      <w:r>
        <w:t>. The ESP32-P4 is a dual-core 400 MHz RISC-V microcontroller</w:t>
      </w:r>
      <w:ins w:id="23" w:author="Fabrício Kury" w:date="2026-08-09T11:37:00Z" w16du:dateUtc="2026-08-09T15:37:00Z">
        <w:r w:rsidR="00267468">
          <w:t>. It has</w:t>
        </w:r>
      </w:ins>
      <w:del w:id="24" w:author="Fabrício Kury" w:date="2026-08-09T11:37:00Z" w16du:dateUtc="2026-08-09T15:37:00Z">
        <w:r w:rsidDel="00267468">
          <w:delText>:</w:delText>
        </w:r>
      </w:del>
      <w:r>
        <w:t xml:space="preserve"> no operating system beyond FreeRTOS</w:t>
      </w:r>
      <w:ins w:id="25" w:author="Fabrício Kury" w:date="2026-08-09T11:39:00Z" w16du:dateUtc="2026-08-09T15:39:00Z">
        <w:r w:rsidR="00267468">
          <w:t xml:space="preserve"> and</w:t>
        </w:r>
      </w:ins>
      <w:del w:id="26" w:author="Fabrício Kury" w:date="2026-08-09T11:39:00Z" w16du:dateUtc="2026-08-09T15:39:00Z">
        <w:r w:rsidDel="00267468">
          <w:delText>,</w:delText>
        </w:r>
      </w:del>
      <w:r>
        <w:t xml:space="preserve"> no browser stack</w:t>
      </w:r>
      <w:ins w:id="27" w:author="Fabrício Kury" w:date="2026-08-09T11:39:00Z" w16du:dateUtc="2026-08-09T15:39:00Z">
        <w:r w:rsidR="00267468">
          <w:t>. It enjoys</w:t>
        </w:r>
      </w:ins>
      <w:del w:id="28" w:author="Fabrício Kury" w:date="2026-08-09T11:39:00Z" w16du:dateUtc="2026-08-09T15:39:00Z">
        <w:r w:rsidDel="00267468">
          <w:delText>,</w:delText>
        </w:r>
      </w:del>
      <w:r>
        <w:t xml:space="preserve"> 32 MB of PSRAM plus about 768 KB of internal SRAM, a hardware JPEG</w:t>
      </w:r>
      <w:ins w:id="29" w:author="Fabrício Kury" w:date="2026-08-09T11:39:00Z" w16du:dateUtc="2026-08-09T15:39:00Z">
        <w:r w:rsidR="00267468">
          <w:t>-like</w:t>
        </w:r>
      </w:ins>
      <w:r>
        <w:t xml:space="preserve"> decoder, and Wi-Fi </w:t>
      </w:r>
      <w:ins w:id="30" w:author="Fabrício Kury" w:date="2026-08-09T11:40:00Z" w16du:dateUtc="2026-08-09T15:40:00Z">
        <w:r w:rsidR="00C54872">
          <w:t xml:space="preserve">version 6 </w:t>
        </w:r>
      </w:ins>
      <w:r>
        <w:t xml:space="preserve">via a companion </w:t>
      </w:r>
      <w:ins w:id="31" w:author="Fabrício Kury" w:date="2026-08-09T11:39:00Z" w16du:dateUtc="2026-08-09T15:39:00Z">
        <w:r w:rsidR="00267468">
          <w:t xml:space="preserve">ESP32-C6 </w:t>
        </w:r>
      </w:ins>
      <w:r>
        <w:t>chip. The board carries a 4-inch,</w:t>
      </w:r>
      <w:ins w:id="32" w:author="Fabrício Kury" w:date="2026-08-09T11:40:00Z" w16du:dateUtc="2026-08-09T15:40:00Z">
        <w:r w:rsidR="00C54872">
          <w:t xml:space="preserve"> 24-bit,</w:t>
        </w:r>
      </w:ins>
      <w:r>
        <w:t xml:space="preserve"> 720×720 IPS </w:t>
      </w:r>
      <w:ins w:id="33" w:author="Fabrício Kury" w:date="2026-08-09T11:40:00Z" w16du:dateUtc="2026-08-09T15:40:00Z">
        <w:r w:rsidR="00C54872">
          <w:t xml:space="preserve">capacitive </w:t>
        </w:r>
      </w:ins>
      <w:r>
        <w:t xml:space="preserve">touchscreen. The firmware is C on ESP-IDF. p3a began as a pixel-art player </w:t>
      </w:r>
      <w:ins w:id="34" w:author="Fabrício Kury" w:date="2026-08-09T11:40:00Z" w16du:dateUtc="2026-08-09T15:40:00Z">
        <w:r w:rsidR="00C54872">
          <w:t>and</w:t>
        </w:r>
      </w:ins>
      <w:del w:id="35" w:author="Fabrício Kury" w:date="2026-08-09T11:40:00Z" w16du:dateUtc="2026-08-09T15:40:00Z">
        <w:r w:rsidDel="00C54872">
          <w:delText>— it</w:delText>
        </w:r>
      </w:del>
      <w:r>
        <w:t xml:space="preserve"> plays animations from Giphy and Klipy, artworks from Makapix Club (a</w:t>
      </w:r>
      <w:ins w:id="36" w:author="Fabrício Kury" w:date="2026-08-09T11:42:00Z" w16du:dateUtc="2026-08-09T15:42:00Z">
        <w:r w:rsidR="00830881">
          <w:t>n open-source</w:t>
        </w:r>
      </w:ins>
      <w:r>
        <w:t xml:space="preserve"> pixel-art community I also run), and files from its SD card</w:t>
      </w:r>
      <w:ins w:id="37" w:author="Fabrício Kury" w:date="2026-08-09T11:41:00Z" w16du:dateUtc="2026-08-09T15:41:00Z">
        <w:r w:rsidR="00C54872">
          <w:t xml:space="preserve">. </w:t>
        </w:r>
      </w:ins>
      <w:del w:id="38" w:author="Fabrício Kury" w:date="2026-08-09T11:41:00Z" w16du:dateUtc="2026-08-09T15:41:00Z">
        <w:r w:rsidDel="00C54872">
          <w:delText xml:space="preserve"> — and t</w:delText>
        </w:r>
      </w:del>
      <w:ins w:id="39" w:author="Fabrício Kury" w:date="2026-08-09T11:41:00Z" w16du:dateUtc="2026-08-09T15:41:00Z">
        <w:r w:rsidR="00C54872">
          <w:t>T</w:t>
        </w:r>
      </w:ins>
      <w:r>
        <w:t>he museum feature grew out of a search for more things worth putting on a good square screen</w:t>
      </w:r>
      <w:ins w:id="40" w:author="Fabrício Kury" w:date="2026-08-09T11:41:00Z" w16du:dateUtc="2026-08-09T15:41:00Z">
        <w:r w:rsidR="00830881">
          <w:t xml:space="preserve"> that sits next to you on your desk</w:t>
        </w:r>
      </w:ins>
      <w:ins w:id="41" w:author="Fabrício Kury" w:date="2026-08-09T11:42:00Z" w16du:dateUtc="2026-08-09T15:42:00Z">
        <w:r w:rsidR="00830881">
          <w:t xml:space="preserve"> or shelf</w:t>
        </w:r>
      </w:ins>
      <w:r>
        <w:t>.</w:t>
      </w:r>
    </w:p>
    <w:p w14:paraId="78E28E5F" w14:textId="079F3A37" w:rsidR="00E85F7A" w:rsidRDefault="00000000">
      <w:pPr>
        <w:pStyle w:val="BodyText"/>
      </w:pPr>
      <w:r>
        <w:lastRenderedPageBreak/>
        <w:t>I should disclose the method of that search, because it is part of the story: p3a is developed end-to-end with LLM assistance</w:t>
      </w:r>
      <w:ins w:id="42" w:author="Fabrício Kury" w:date="2026-08-09T11:43:00Z" w16du:dateUtc="2026-08-09T15:43:00Z">
        <w:r w:rsidR="00D5263E">
          <w:t>:</w:t>
        </w:r>
      </w:ins>
      <w:del w:id="43" w:author="Fabrício Kury" w:date="2026-08-09T11:43:00Z" w16du:dateUtc="2026-08-09T15:43:00Z">
        <w:r w:rsidDel="00D5263E">
          <w:delText xml:space="preserve"> —</w:delText>
        </w:r>
      </w:del>
      <w:r>
        <w:t xml:space="preserve"> first with a variety of models (</w:t>
      </w:r>
      <w:del w:id="44" w:author="Fabrício Kury" w:date="2026-08-09T11:43:00Z" w16du:dateUtc="2026-08-09T15:43:00Z">
        <w:r w:rsidDel="00D5263E">
          <w:delText xml:space="preserve">including </w:delText>
        </w:r>
      </w:del>
      <w:ins w:id="45" w:author="Fabrício Kury" w:date="2026-08-09T11:43:00Z" w16du:dateUtc="2026-08-09T15:43:00Z">
        <w:r w:rsidR="00D5263E">
          <w:t xml:space="preserve">but </w:t>
        </w:r>
      </w:ins>
      <w:ins w:id="46" w:author="Fabrício Kury" w:date="2026-08-09T11:44:00Z" w16du:dateUtc="2026-08-09T15:44:00Z">
        <w:r w:rsidR="00F74CB3">
          <w:t>mostly</w:t>
        </w:r>
      </w:ins>
      <w:ins w:id="47" w:author="Fabrício Kury" w:date="2026-08-09T11:43:00Z" w16du:dateUtc="2026-08-09T15:43:00Z">
        <w:r w:rsidR="00D5263E">
          <w:t xml:space="preserve"> </w:t>
        </w:r>
      </w:ins>
      <w:r>
        <w:t>Anthropic’s) inside the Cursor IDE, later with Claude Code</w:t>
      </w:r>
      <w:del w:id="48" w:author="Fabrício Kury" w:date="2026-08-09T11:43:00Z" w16du:dateUtc="2026-08-09T15:43:00Z">
        <w:r w:rsidDel="00D5263E">
          <w:delText>,</w:delText>
        </w:r>
      </w:del>
      <w:r>
        <w:t xml:space="preserve"> generally running the newest Opus-class model available at the time. When I wanted new content sources, I sent LLM agents to scour the web for candidates. One of them came back with something called the IIIF Image API. I had never heard of it. It is not an exaggeration to say that this article exists because a language model introduced me to a library standard.</w:t>
      </w:r>
    </w:p>
    <w:p w14:paraId="267CBB6A" w14:textId="66AB41EC" w:rsidR="00E85F7A" w:rsidRDefault="00000000">
      <w:pPr>
        <w:pStyle w:val="BodyText"/>
      </w:pPr>
      <w:r>
        <w:t xml:space="preserve">What made IIIF remarkable, from where I sat, is the premise of this article. Integrating one museum’s images usually means </w:t>
      </w:r>
      <w:del w:id="49" w:author="Fabrício Kury" w:date="2026-08-09T11:45:00Z" w16du:dateUtc="2026-08-09T15:45:00Z">
        <w:r w:rsidDel="00F74CB3">
          <w:delText xml:space="preserve">reverse- engineering </w:delText>
        </w:r>
      </w:del>
      <w:ins w:id="50" w:author="Fabrício Kury" w:date="2026-08-09T11:45:00Z" w16du:dateUtc="2026-08-09T15:45:00Z">
        <w:r w:rsidR="00F74CB3">
          <w:t xml:space="preserve">integrating with </w:t>
        </w:r>
      </w:ins>
      <w:r>
        <w:t xml:space="preserve">one museum’s image infrastructure; IIIF meant that “integrate seven museums’ images” was </w:t>
      </w:r>
      <w:r>
        <w:rPr>
          <w:i/>
          <w:iCs/>
        </w:rPr>
        <w:t>one</w:t>
      </w:r>
      <w:r>
        <w:t xml:space="preserve"> engineering task. But only for the images. Above the pixels — finding artworks, browsing collections, paginating — no such layer exists in practice, and each museum cost a separate adapter. One URL template, seven discovery layers. The rest of this article walks </w:t>
      </w:r>
      <w:del w:id="51" w:author="Fabrício Kury" w:date="2026-08-09T11:46:00Z" w16du:dateUtc="2026-08-09T15:46:00Z">
        <w:r w:rsidDel="00F74CB3">
          <w:delText xml:space="preserve">both </w:delText>
        </w:r>
      </w:del>
      <w:ins w:id="52" w:author="Fabrício Kury" w:date="2026-08-09T11:46:00Z" w16du:dateUtc="2026-08-09T15:46:00Z">
        <w:r w:rsidR="00F74CB3">
          <w:t xml:space="preserve">the two </w:t>
        </w:r>
      </w:ins>
      <w:r>
        <w:t>halves of that sentence.</w:t>
      </w:r>
    </w:p>
    <w:p w14:paraId="1A2E9060" w14:textId="77777777" w:rsidR="00E85F7A" w:rsidRDefault="00000000">
      <w:pPr>
        <w:pStyle w:val="BodyText"/>
      </w:pPr>
      <w:r>
        <w:rPr>
          <w:noProof/>
        </w:rPr>
        <w:drawing>
          <wp:inline distT="0" distB="0" distL="0" distR="0" wp14:anchorId="22B3B676" wp14:editId="636B94F2">
            <wp:extent cx="3108960" cy="310896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fab/F/Estudo/Tecnologia/p3a/repo/images/photos/p3a-museum-channel-5.jpg"/>
                    <pic:cNvPicPr>
                      <a:picLocks noChangeAspect="1" noChangeArrowheads="1"/>
                    </pic:cNvPicPr>
                  </pic:nvPicPr>
                  <pic:blipFill>
                    <a:blip r:embed="rId7"/>
                    <a:stretch>
                      <a:fillRect/>
                    </a:stretch>
                  </pic:blipFill>
                  <pic:spPr bwMode="auto">
                    <a:xfrm>
                      <a:off x="0" y="0"/>
                      <a:ext cx="3108960" cy="3108960"/>
                    </a:xfrm>
                    <a:prstGeom prst="rect">
                      <a:avLst/>
                    </a:prstGeom>
                    <a:noFill/>
                    <a:ln w="9525">
                      <a:noFill/>
                      <a:headEnd/>
                      <a:tailEnd/>
                    </a:ln>
                  </pic:spPr>
                </pic:pic>
              </a:graphicData>
            </a:graphic>
          </wp:inline>
        </w:drawing>
      </w:r>
    </w:p>
    <w:p w14:paraId="07657591" w14:textId="77777777" w:rsidR="00E85F7A" w:rsidRDefault="00000000">
      <w:pPr>
        <w:pStyle w:val="BodyText"/>
      </w:pPr>
      <w:r>
        <w:rPr>
          <w:b/>
          <w:bCs/>
        </w:rPr>
        <w:t>Figure 1.</w:t>
      </w:r>
      <w:r>
        <w:t xml:space="preserve"> p3a displaying </w:t>
      </w:r>
      <w:r>
        <w:rPr>
          <w:i/>
          <w:iCs/>
        </w:rPr>
        <w:t>Two Dancers</w:t>
      </w:r>
      <w:r>
        <w:t xml:space="preserve"> (Edgar Degas, c. 1893–98, pastel and charcoal; collection of the Art Institute of Chicago, CC0). The image on screen was requested from AIC’s IIIF endpoint at exactly the panel’s resolution. </w:t>
      </w:r>
      <w:r>
        <w:rPr>
          <w:i/>
          <w:iCs/>
        </w:rPr>
        <w:t xml:space="preserve">(File: </w:t>
      </w:r>
      <w:r>
        <w:rPr>
          <w:rStyle w:val="VerbatimChar"/>
          <w:i/>
          <w:iCs/>
        </w:rPr>
        <w:t>images/photos/p3a-museum-channel-5.jpg</w:t>
      </w:r>
      <w:r>
        <w:rPr>
          <w:i/>
          <w:iCs/>
        </w:rPr>
        <w:t>; photo by the author.)</w:t>
      </w:r>
    </w:p>
    <w:p w14:paraId="5A5BE21D" w14:textId="03B5599D" w:rsidR="00E85F7A" w:rsidRDefault="00000000">
      <w:pPr>
        <w:pStyle w:val="Heading2"/>
      </w:pPr>
      <w:bookmarkStart w:id="53" w:name="what-the-client-needs"/>
      <w:bookmarkEnd w:id="3"/>
      <w:r>
        <w:t xml:space="preserve">2. What the client </w:t>
      </w:r>
      <w:del w:id="54" w:author="Fabrício Kury" w:date="2026-08-09T11:47:00Z" w16du:dateUtc="2026-08-09T15:47:00Z">
        <w:r w:rsidDel="00F74CB3">
          <w:delText>needs</w:delText>
        </w:r>
      </w:del>
      <w:ins w:id="55" w:author="Fabrício Kury" w:date="2026-08-09T11:47:00Z" w16du:dateUtc="2026-08-09T15:47:00Z">
        <w:r w:rsidR="00F74CB3">
          <w:t>needed</w:t>
        </w:r>
      </w:ins>
    </w:p>
    <w:p w14:paraId="11FE5358" w14:textId="45ED45E7" w:rsidR="00E85F7A" w:rsidRDefault="00000000">
      <w:pPr>
        <w:pStyle w:val="FirstParagraph"/>
      </w:pPr>
      <w:r>
        <w:t xml:space="preserve">p3a’s </w:t>
      </w:r>
      <w:del w:id="56" w:author="Fabrício Kury" w:date="2026-08-09T11:47:00Z" w16du:dateUtc="2026-08-09T15:47:00Z">
        <w:r w:rsidDel="00F74CB3">
          <w:delText>unit of</w:delText>
        </w:r>
      </w:del>
      <w:ins w:id="57" w:author="Fabrício Kury" w:date="2026-08-09T11:47:00Z" w16du:dateUtc="2026-08-09T15:47:00Z">
        <w:r w:rsidR="00F74CB3">
          <w:t>abstract</w:t>
        </w:r>
      </w:ins>
      <w:ins w:id="58" w:author="Fabrício Kury" w:date="2026-08-09T11:48:00Z" w16du:dateUtc="2026-08-09T15:48:00Z">
        <w:r w:rsidR="00F74CB3">
          <w:t>ion for a</w:t>
        </w:r>
      </w:ins>
      <w:ins w:id="59" w:author="Fabrício Kury" w:date="2026-08-09T11:54:00Z" w16du:dateUtc="2026-08-09T15:54:00Z">
        <w:r w:rsidR="000C2F67">
          <w:t xml:space="preserve"> </w:t>
        </w:r>
      </w:ins>
      <w:ins w:id="60" w:author="Fabrício Kury" w:date="2026-08-09T11:48:00Z" w16du:dateUtc="2026-08-09T15:48:00Z">
        <w:r w:rsidR="00F74CB3">
          <w:t xml:space="preserve">source </w:t>
        </w:r>
      </w:ins>
      <w:ins w:id="61" w:author="Fabrício Kury" w:date="2026-08-09T11:54:00Z" w16du:dateUtc="2026-08-09T15:54:00Z">
        <w:r w:rsidR="000C2F67">
          <w:t xml:space="preserve">of artworks </w:t>
        </w:r>
      </w:ins>
      <w:ins w:id="62" w:author="Fabrício Kury" w:date="2026-08-09T11:48:00Z" w16du:dateUtc="2026-08-09T15:48:00Z">
        <w:r w:rsidR="00F74CB3">
          <w:t>is the</w:t>
        </w:r>
      </w:ins>
      <w:del w:id="63" w:author="Fabrício Kury" w:date="2026-08-09T11:48:00Z" w16du:dateUtc="2026-08-09T15:48:00Z">
        <w:r w:rsidDel="00F74CB3">
          <w:delText xml:space="preserve"> playback is a</w:delText>
        </w:r>
      </w:del>
      <w:r>
        <w:t xml:space="preserve"> </w:t>
      </w:r>
      <w:r>
        <w:rPr>
          <w:i/>
          <w:iCs/>
        </w:rPr>
        <w:t>channel</w:t>
      </w:r>
      <w:del w:id="64" w:author="Fabrício Kury" w:date="2026-08-09T11:48:00Z" w16du:dateUtc="2026-08-09T15:48:00Z">
        <w:r w:rsidDel="00F74CB3">
          <w:delText>:</w:delText>
        </w:r>
      </w:del>
      <w:ins w:id="65" w:author="Fabrício Kury" w:date="2026-08-09T11:48:00Z" w16du:dateUtc="2026-08-09T15:48:00Z">
        <w:r w:rsidR="00F74CB3">
          <w:t>.</w:t>
        </w:r>
      </w:ins>
      <w:del w:id="66" w:author="Fabrício Kury" w:date="2026-08-09T11:49:00Z" w16du:dateUtc="2026-08-09T15:49:00Z">
        <w:r w:rsidDel="00F74CB3">
          <w:delText xml:space="preserve"> a</w:delText>
        </w:r>
      </w:del>
      <w:ins w:id="67" w:author="Fabrício Kury" w:date="2026-08-09T11:49:00Z" w16du:dateUtc="2026-08-09T15:49:00Z">
        <w:r w:rsidR="00F74CB3">
          <w:t xml:space="preserve"> </w:t>
        </w:r>
      </w:ins>
      <w:ins w:id="68" w:author="Fabrício Kury" w:date="2026-08-09T11:56:00Z" w16du:dateUtc="2026-08-09T15:56:00Z">
        <w:r w:rsidR="000C2F67">
          <w:t>For example, a channel can be a</w:t>
        </w:r>
      </w:ins>
      <w:r>
        <w:t xml:space="preserve"> saved selection like “Art Institute of Chicago → Departments → Modern and Contemporary Art” or “Rijksmuseum → the curated set </w:t>
      </w:r>
      <w:r>
        <w:rPr>
          <w:i/>
          <w:iCs/>
        </w:rPr>
        <w:t>Paintings</w:t>
      </w:r>
      <w:r>
        <w:t>”.</w:t>
      </w:r>
      <w:ins w:id="69" w:author="Fabrício Kury" w:date="2026-08-09T11:49:00Z" w16du:dateUtc="2026-08-09T15:49:00Z">
        <w:r w:rsidR="00F74CB3">
          <w:t xml:space="preserve"> </w:t>
        </w:r>
      </w:ins>
      <w:ins w:id="70" w:author="Fabrício Kury" w:date="2026-08-09T11:50:00Z" w16du:dateUtc="2026-08-09T15:50:00Z">
        <w:r w:rsidR="000C2F67">
          <w:t>A channel for p3a is a list of artworks assumed to be very large</w:t>
        </w:r>
      </w:ins>
      <w:ins w:id="71" w:author="Fabrício Kury" w:date="2026-08-09T12:11:00Z" w16du:dateUtc="2026-08-09T16:11:00Z">
        <w:r w:rsidR="00CC66B3">
          <w:t xml:space="preserve">, </w:t>
        </w:r>
      </w:ins>
      <w:ins w:id="72" w:author="Fabrício Kury" w:date="2026-08-09T11:50:00Z" w16du:dateUtc="2026-08-09T15:50:00Z">
        <w:r w:rsidR="000C2F67">
          <w:t xml:space="preserve">too large to </w:t>
        </w:r>
      </w:ins>
      <w:ins w:id="73" w:author="Fabrício Kury" w:date="2026-08-09T11:56:00Z" w16du:dateUtc="2026-08-09T15:56:00Z">
        <w:r w:rsidR="000C2F67">
          <w:t>obtain all</w:t>
        </w:r>
      </w:ins>
      <w:ins w:id="74" w:author="Fabrício Kury" w:date="2026-08-09T11:50:00Z" w16du:dateUtc="2026-08-09T15:50:00Z">
        <w:r w:rsidR="000C2F67">
          <w:t xml:space="preserve"> at once. </w:t>
        </w:r>
      </w:ins>
      <w:del w:id="75" w:author="Fabrício Kury" w:date="2026-08-09T11:50:00Z" w16du:dateUtc="2026-08-09T15:50:00Z">
        <w:r w:rsidDel="000C2F67">
          <w:delText xml:space="preserve"> </w:delText>
        </w:r>
      </w:del>
      <w:r>
        <w:t xml:space="preserve">A user assembles channels in a small web app the device itself serves to a phone or laptop on the same </w:t>
      </w:r>
      <w:ins w:id="76" w:author="Fabrício Kury" w:date="2026-08-09T11:50:00Z" w16du:dateUtc="2026-08-09T15:50:00Z">
        <w:r w:rsidR="000C2F67">
          <w:t xml:space="preserve">wi-fi </w:t>
        </w:r>
      </w:ins>
      <w:r>
        <w:t>network</w:t>
      </w:r>
      <w:ins w:id="77" w:author="Fabrício Kury" w:date="2026-08-09T11:50:00Z" w16du:dateUtc="2026-08-09T15:50:00Z">
        <w:r w:rsidR="000C2F67">
          <w:t>.</w:t>
        </w:r>
      </w:ins>
      <w:del w:id="78" w:author="Fabrício Kury" w:date="2026-08-09T11:50:00Z" w16du:dateUtc="2026-08-09T15:50:00Z">
        <w:r w:rsidDel="000C2F67">
          <w:delText>;</w:delText>
        </w:r>
      </w:del>
      <w:r>
        <w:t xml:space="preserve"> </w:t>
      </w:r>
      <w:ins w:id="79" w:author="Fabrício Kury" w:date="2026-08-09T12:11:00Z" w16du:dateUtc="2026-08-09T16:11:00Z">
        <w:r w:rsidR="00CC66B3">
          <w:t>p</w:t>
        </w:r>
      </w:ins>
      <w:ins w:id="80" w:author="Fabrício Kury" w:date="2026-08-09T11:56:00Z" w16du:dateUtc="2026-08-09T15:56:00Z">
        <w:r w:rsidR="000C2F67">
          <w:t xml:space="preserve">3a can mix and match channels at </w:t>
        </w:r>
      </w:ins>
      <w:ins w:id="81" w:author="Fabrício Kury" w:date="2026-08-09T11:57:00Z" w16du:dateUtc="2026-08-09T15:57:00Z">
        <w:r w:rsidR="000C2F67">
          <w:t xml:space="preserve">different ratios of airtime. </w:t>
        </w:r>
      </w:ins>
      <w:del w:id="82" w:author="Fabrício Kury" w:date="2026-08-09T11:50:00Z" w16du:dateUtc="2026-08-09T15:50:00Z">
        <w:r w:rsidDel="000C2F67">
          <w:delText>t</w:delText>
        </w:r>
      </w:del>
      <w:del w:id="83" w:author="Fabrício Kury" w:date="2026-08-09T11:51:00Z" w16du:dateUtc="2026-08-09T15:51:00Z">
        <w:r w:rsidDel="000C2F67">
          <w:delText>he</w:delText>
        </w:r>
      </w:del>
      <w:ins w:id="84" w:author="Fabrício Kury" w:date="2026-08-09T11:51:00Z" w16du:dateUtc="2026-08-09T15:51:00Z">
        <w:r w:rsidR="000C2F67">
          <w:t>The</w:t>
        </w:r>
      </w:ins>
      <w:r>
        <w:t xml:space="preserve"> firmware then keeps each </w:t>
      </w:r>
      <w:r>
        <w:lastRenderedPageBreak/>
        <w:t xml:space="preserve">channel stocked </w:t>
      </w:r>
      <w:ins w:id="85" w:author="Fabrício Kury" w:date="2026-08-09T11:50:00Z" w16du:dateUtc="2026-08-09T15:50:00Z">
        <w:r w:rsidR="000C2F67">
          <w:t>and</w:t>
        </w:r>
      </w:ins>
      <w:del w:id="86" w:author="Fabrício Kury" w:date="2026-08-09T11:50:00Z" w16du:dateUtc="2026-08-09T15:50:00Z">
        <w:r w:rsidDel="000C2F67">
          <w:delText>—</w:delText>
        </w:r>
      </w:del>
      <w:r>
        <w:t xml:space="preserve"> </w:t>
      </w:r>
      <w:del w:id="87" w:author="Fabrício Kury" w:date="2026-08-09T11:50:00Z" w16du:dateUtc="2026-08-09T15:50:00Z">
        <w:r w:rsidDel="000C2F67">
          <w:delText xml:space="preserve">it </w:delText>
        </w:r>
      </w:del>
      <w:r>
        <w:t xml:space="preserve">periodically refreshes </w:t>
      </w:r>
      <w:del w:id="88" w:author="Fabrício Kury" w:date="2026-08-09T11:50:00Z" w16du:dateUtc="2026-08-09T15:50:00Z">
        <w:r w:rsidDel="000C2F67">
          <w:delText>the artwork</w:delText>
        </w:r>
      </w:del>
      <w:ins w:id="89" w:author="Fabrício Kury" w:date="2026-08-09T11:51:00Z" w16du:dateUtc="2026-08-09T15:51:00Z">
        <w:r w:rsidR="000C2F67">
          <w:t xml:space="preserve">its </w:t>
        </w:r>
      </w:ins>
      <w:del w:id="90" w:author="Fabrício Kury" w:date="2026-08-09T11:50:00Z" w16du:dateUtc="2026-08-09T15:50:00Z">
        <w:r w:rsidDel="000C2F67">
          <w:delText xml:space="preserve"> </w:delText>
        </w:r>
      </w:del>
      <w:r>
        <w:t xml:space="preserve">listing </w:t>
      </w:r>
      <w:del w:id="91" w:author="Fabrício Kury" w:date="2026-08-09T12:12:00Z" w16du:dateUtc="2026-08-09T16:12:00Z">
        <w:r w:rsidDel="00CC66B3">
          <w:delText>(</w:delText>
        </w:r>
      </w:del>
      <w:r>
        <w:t>every four days by default</w:t>
      </w:r>
      <w:del w:id="92" w:author="Fabrício Kury" w:date="2026-08-09T12:12:00Z" w16du:dateUtc="2026-08-09T16:12:00Z">
        <w:r w:rsidDel="00CC66B3">
          <w:delText>)</w:delText>
        </w:r>
      </w:del>
      <w:ins w:id="93" w:author="Fabrício Kury" w:date="2026-08-09T11:51:00Z" w16du:dateUtc="2026-08-09T15:51:00Z">
        <w:r w:rsidR="000C2F67">
          <w:t xml:space="preserve">. As soon as listings </w:t>
        </w:r>
      </w:ins>
      <w:ins w:id="94" w:author="Fabrício Kury" w:date="2026-08-09T12:12:00Z" w16du:dateUtc="2026-08-09T16:12:00Z">
        <w:r w:rsidR="00CC66B3">
          <w:t>have been</w:t>
        </w:r>
      </w:ins>
      <w:ins w:id="95" w:author="Fabrício Kury" w:date="2026-08-09T11:51:00Z" w16du:dateUtc="2026-08-09T15:51:00Z">
        <w:r w:rsidR="000C2F67">
          <w:t xml:space="preserve"> obtained, p3a begins</w:t>
        </w:r>
      </w:ins>
      <w:del w:id="96" w:author="Fabrício Kury" w:date="2026-08-09T11:51:00Z" w16du:dateUtc="2026-08-09T15:51:00Z">
        <w:r w:rsidDel="000C2F67">
          <w:delText>,</w:delText>
        </w:r>
      </w:del>
      <w:r>
        <w:t xml:space="preserve"> download</w:t>
      </w:r>
      <w:ins w:id="97" w:author="Fabrício Kury" w:date="2026-08-09T11:51:00Z" w16du:dateUtc="2026-08-09T15:51:00Z">
        <w:r w:rsidR="000C2F67">
          <w:t xml:space="preserve">ing </w:t>
        </w:r>
      </w:ins>
      <w:del w:id="98" w:author="Fabrício Kury" w:date="2026-08-09T11:51:00Z" w16du:dateUtc="2026-08-09T15:51:00Z">
        <w:r w:rsidDel="000C2F67">
          <w:delText xml:space="preserve">s </w:delText>
        </w:r>
      </w:del>
      <w:r>
        <w:t>images to a per-</w:t>
      </w:r>
      <w:del w:id="99" w:author="Fabrício Kury" w:date="2026-08-09T11:51:00Z" w16du:dateUtc="2026-08-09T15:51:00Z">
        <w:r w:rsidDel="000C2F67">
          <w:delText xml:space="preserve">museum </w:delText>
        </w:r>
      </w:del>
      <w:ins w:id="100" w:author="Fabrício Kury" w:date="2026-08-09T11:51:00Z" w16du:dateUtc="2026-08-09T15:51:00Z">
        <w:r w:rsidR="000C2F67">
          <w:t xml:space="preserve">channel </w:t>
        </w:r>
      </w:ins>
      <w:r>
        <w:t xml:space="preserve">cache on the </w:t>
      </w:r>
      <w:ins w:id="101" w:author="Fabrício Kury" w:date="2026-08-09T11:51:00Z" w16du:dateUtc="2026-08-09T15:51:00Z">
        <w:r w:rsidR="000C2F67">
          <w:t>micro</w:t>
        </w:r>
      </w:ins>
      <w:r>
        <w:t>SD card (1,024 artworks per channel by default)</w:t>
      </w:r>
      <w:ins w:id="102" w:author="Fabrício Kury" w:date="2026-08-09T11:52:00Z" w16du:dateUtc="2026-08-09T15:52:00Z">
        <w:r w:rsidR="000C2F67">
          <w:t xml:space="preserve"> </w:t>
        </w:r>
      </w:ins>
      <w:del w:id="103" w:author="Fabrício Kury" w:date="2026-08-09T11:52:00Z" w16du:dateUtc="2026-08-09T15:52:00Z">
        <w:r w:rsidDel="000C2F67">
          <w:delText xml:space="preserve">, </w:delText>
        </w:r>
      </w:del>
      <w:r>
        <w:t>and rotates them on screen.</w:t>
      </w:r>
      <w:ins w:id="104" w:author="Fabrício Kury" w:date="2026-08-09T11:52:00Z" w16du:dateUtc="2026-08-09T15:52:00Z">
        <w:r w:rsidR="000C2F67">
          <w:t xml:space="preserve"> Each artwork is displayed for 30 seconds by default. All these defaults can be configur</w:t>
        </w:r>
      </w:ins>
      <w:ins w:id="105" w:author="Fabrício Kury" w:date="2026-08-09T11:53:00Z" w16du:dateUtc="2026-08-09T15:53:00Z">
        <w:r w:rsidR="000C2F67">
          <w:t>ed.</w:t>
        </w:r>
      </w:ins>
    </w:p>
    <w:p w14:paraId="64D02485" w14:textId="77777777" w:rsidR="00E85F7A" w:rsidRDefault="00000000">
      <w:pPr>
        <w:pStyle w:val="BodyText"/>
      </w:pPr>
      <w:r>
        <w:t>Long before IIIF entered the picture, this design fixed what the discovery layer must provide. Three primitives, for every museum:</w:t>
      </w:r>
    </w:p>
    <w:p w14:paraId="2015DC15" w14:textId="299B90A4" w:rsidR="00E85F7A" w:rsidRDefault="00000000">
      <w:pPr>
        <w:pStyle w:val="Compact"/>
        <w:numPr>
          <w:ilvl w:val="0"/>
          <w:numId w:val="2"/>
        </w:numPr>
      </w:pPr>
      <w:r>
        <w:rPr>
          <w:b/>
          <w:bCs/>
        </w:rPr>
        <w:t>List collections</w:t>
      </w:r>
      <w:ins w:id="106" w:author="Fabrício Kury" w:date="2026-08-09T12:12:00Z" w16du:dateUtc="2026-08-09T16:12:00Z">
        <w:r w:rsidR="00CC66B3">
          <w:t>:</w:t>
        </w:r>
      </w:ins>
      <w:del w:id="107" w:author="Fabrício Kury" w:date="2026-08-09T12:12:00Z" w16du:dateUtc="2026-08-09T16:12:00Z">
        <w:r w:rsidDel="00CC66B3">
          <w:delText xml:space="preserve"> —</w:delText>
        </w:r>
      </w:del>
      <w:r>
        <w:t xml:space="preserve"> whatever the museum’s own vocabulary of groupings is: departments, classifications, curated sets, administrative units.</w:t>
      </w:r>
    </w:p>
    <w:p w14:paraId="01A8DC56" w14:textId="47338840" w:rsidR="00E85F7A" w:rsidRDefault="00000000">
      <w:pPr>
        <w:pStyle w:val="Compact"/>
        <w:numPr>
          <w:ilvl w:val="0"/>
          <w:numId w:val="2"/>
        </w:numPr>
      </w:pPr>
      <w:r>
        <w:rPr>
          <w:b/>
          <w:bCs/>
        </w:rPr>
        <w:t>Enumerate a collection, with a total count, at an arbitrary offset</w:t>
      </w:r>
      <w:ins w:id="108" w:author="Fabrício Kury" w:date="2026-08-09T12:12:00Z" w16du:dateUtc="2026-08-09T16:12:00Z">
        <w:r w:rsidR="00CC66B3">
          <w:t>:</w:t>
        </w:r>
      </w:ins>
      <w:del w:id="109" w:author="Fabrício Kury" w:date="2026-08-09T12:12:00Z" w16du:dateUtc="2026-08-09T16:12:00Z">
        <w:r w:rsidDel="00CC66B3">
          <w:delText xml:space="preserve"> —</w:delText>
        </w:r>
      </w:del>
      <w:r>
        <w:t xml:space="preserve"> “artworks 400–499 of </w:t>
      </w:r>
      <w:r>
        <w:rPr>
          <w:i/>
          <w:iCs/>
        </w:rPr>
        <w:t>Paintings</w:t>
      </w:r>
      <w:r>
        <w:t>”, not merely “next page”. Counts and offsets matter because a channel can be configured to start deep in a collection, and because a device that caches 1,024 of 735,001 artworks needs to know both numbers.</w:t>
      </w:r>
    </w:p>
    <w:p w14:paraId="46198664" w14:textId="3B3FF603" w:rsidR="00E85F7A" w:rsidRDefault="00000000">
      <w:pPr>
        <w:pStyle w:val="Compact"/>
        <w:numPr>
          <w:ilvl w:val="0"/>
          <w:numId w:val="2"/>
        </w:numPr>
      </w:pPr>
      <w:r>
        <w:rPr>
          <w:b/>
          <w:bCs/>
        </w:rPr>
        <w:t>Yield an image identifier inline</w:t>
      </w:r>
      <w:ins w:id="110" w:author="Fabrício Kury" w:date="2026-08-09T12:12:00Z" w16du:dateUtc="2026-08-09T16:12:00Z">
        <w:r w:rsidR="00CC66B3">
          <w:t>:</w:t>
        </w:r>
      </w:ins>
      <w:del w:id="111" w:author="Fabrício Kury" w:date="2026-08-09T12:12:00Z" w16du:dateUtc="2026-08-09T16:12:00Z">
        <w:r w:rsidDel="00CC66B3">
          <w:delText xml:space="preserve"> —</w:delText>
        </w:r>
      </w:del>
      <w:r>
        <w:t xml:space="preserve"> each listing record must carry the key that unlocks pixels, without requiring a further per-artwork request.</w:t>
      </w:r>
    </w:p>
    <w:p w14:paraId="5C45782E" w14:textId="77777777" w:rsidR="00E85F7A" w:rsidRDefault="00000000">
      <w:pPr>
        <w:pStyle w:val="FirstParagraph"/>
      </w:pPr>
      <w:commentRangeStart w:id="112"/>
      <w:r>
        <w:t>Notably absent: artwork metadata. p3a displays images full-bleed and stores a 64-byte record per artwork (of which 48 bytes hold the image key), so titles and artists are, with regret, mostly dispensable. This austerity turns out to be analytically useful — it reduces “can a small client browse this museum?” to the three primitives above, making comparisons between museums, and between APIs and standards, unusually crisp.</w:t>
      </w:r>
      <w:commentRangeEnd w:id="112"/>
      <w:r w:rsidR="00CC66B3">
        <w:rPr>
          <w:rStyle w:val="CommentReference"/>
          <w:sz w:val="24"/>
          <w:szCs w:val="24"/>
        </w:rPr>
        <w:commentReference w:id="112"/>
      </w:r>
    </w:p>
    <w:p w14:paraId="70205772" w14:textId="77777777" w:rsidR="00E85F7A" w:rsidRDefault="00000000">
      <w:pPr>
        <w:pStyle w:val="Heading2"/>
      </w:pPr>
      <w:bookmarkStart w:id="113" w:name="the-uniform-layer"/>
      <w:bookmarkEnd w:id="53"/>
      <w:r>
        <w:t>3. The uniform layer</w:t>
      </w:r>
    </w:p>
    <w:p w14:paraId="23C7AF58" w14:textId="77777777" w:rsidR="00E85F7A" w:rsidRDefault="00000000">
      <w:pPr>
        <w:pStyle w:val="FirstParagraph"/>
      </w:pPr>
      <w:r>
        <w:t>Once an adapter has produced an image identifier, museums stop being different from one another. The firmware builds</w:t>
      </w:r>
    </w:p>
    <w:p w14:paraId="3E9E916B" w14:textId="77777777" w:rsidR="00E85F7A" w:rsidRDefault="00000000">
      <w:pPr>
        <w:pStyle w:val="BodyText"/>
      </w:pPr>
      <w:r>
        <w:rPr>
          <w:rStyle w:val="VerbatimChar"/>
        </w:rPr>
        <w:t>{iiif_base}/{identifier}/full/!720,720/0/default.jpg</w:t>
      </w:r>
    </w:p>
    <w:p w14:paraId="643D9687" w14:textId="6FC85FF7" w:rsidR="00E85F7A" w:rsidRDefault="00000000">
      <w:pPr>
        <w:pStyle w:val="BodyText"/>
      </w:pPr>
      <w:r>
        <w:t xml:space="preserve">and </w:t>
      </w:r>
      <w:del w:id="114" w:author="Fabrício Kury" w:date="2026-08-09T12:37:00Z" w16du:dateUtc="2026-08-09T16:37:00Z">
        <w:r w:rsidDel="00E3266F">
          <w:delText xml:space="preserve">streams </w:delText>
        </w:r>
      </w:del>
      <w:ins w:id="115" w:author="Fabrício Kury" w:date="2026-08-09T12:37:00Z" w16du:dateUtc="2026-08-09T16:37:00Z">
        <w:r w:rsidR="00E3266F">
          <w:t xml:space="preserve">saves </w:t>
        </w:r>
      </w:ins>
      <w:r>
        <w:t>the response to the SD card. That is the entire institution-independent contract: IIIF Image API version 2, the bang-size syntax requesting a best-fit within 720×720, rotation zero, JPEG [2]. It worked, unmodified, on all seven services</w:t>
      </w:r>
      <w:ins w:id="116" w:author="Fabrício Kury" w:date="2026-08-09T12:54:00Z" w16du:dateUtc="2026-08-09T16:54:00Z">
        <w:r w:rsidR="00322D50">
          <w:t>:</w:t>
        </w:r>
      </w:ins>
      <w:del w:id="117" w:author="Fabrício Kury" w:date="2026-08-09T12:54:00Z" w16du:dateUtc="2026-08-09T16:54:00Z">
        <w:r w:rsidDel="00322D50">
          <w:delText xml:space="preserve"> —</w:delText>
        </w:r>
      </w:del>
      <w:r>
        <w:t xml:space="preserve"> Chicago’s in-house server, the Rijksmuseum’s images served by Micrio (a commercial deep-zoom vendor), London’s framemark host, Copenhagen’s IIPImage installation, Harvard’s delivery service, the Smithsonian’s IDS. Seven independently operated image stacks; one line of URL construction. Whatever else this article observes, that is a standards success story</w:t>
      </w:r>
      <w:del w:id="118" w:author="Fabrício Kury" w:date="2026-08-09T12:16:00Z" w16du:dateUtc="2026-08-09T16:16:00Z">
        <w:r w:rsidDel="00DA21E5">
          <w:delText xml:space="preserve"> of a kind I have rarely encountered,</w:delText>
        </w:r>
      </w:del>
      <w:r>
        <w:t xml:space="preserve"> and the people who wrote and implemented the Image API deserve to hear it.</w:t>
      </w:r>
    </w:p>
    <w:p w14:paraId="29C49F06" w14:textId="77777777" w:rsidR="00E85F7A" w:rsidRDefault="00000000">
      <w:pPr>
        <w:pStyle w:val="BodyText"/>
      </w:pPr>
      <w:r>
        <w:t>Three deliberate simplifications kept the uniform layer uniform:</w:t>
      </w:r>
    </w:p>
    <w:p w14:paraId="771564D2" w14:textId="69BD730C" w:rsidR="00E85F7A" w:rsidRDefault="00000000">
      <w:pPr>
        <w:pStyle w:val="BodyText"/>
      </w:pPr>
      <w:r>
        <w:rPr>
          <w:b/>
          <w:bCs/>
        </w:rPr>
        <w:t xml:space="preserve">No </w:t>
      </w:r>
      <w:r>
        <w:rPr>
          <w:rStyle w:val="VerbatimChar"/>
          <w:b/>
          <w:bCs/>
        </w:rPr>
        <w:t>info.json</w:t>
      </w:r>
      <w:r>
        <w:rPr>
          <w:b/>
          <w:bCs/>
        </w:rPr>
        <w:t>.</w:t>
      </w:r>
      <w:r>
        <w:t xml:space="preserve"> A capable IIIF client negotiates: fetch the image’s </w:t>
      </w:r>
      <w:r>
        <w:rPr>
          <w:rStyle w:val="VerbatimChar"/>
        </w:rPr>
        <w:t>info.json</w:t>
      </w:r>
      <w:r>
        <w:t xml:space="preserve">, learn the sizes and features on offer, choose. p3a never does. The panel is 720×720, </w:t>
      </w:r>
      <w:r>
        <w:rPr>
          <w:rStyle w:val="VerbatimChar"/>
        </w:rPr>
        <w:t>!720,720</w:t>
      </w:r>
      <w:r>
        <w:t xml:space="preserve"> </w:t>
      </w:r>
      <w:ins w:id="119" w:author="Fabrício Kury" w:date="2026-08-10T10:02:00Z" w16du:dateUtc="2026-08-10T14:02:00Z">
        <w:r w:rsidR="00BA5E06">
          <w:t>has been found to be</w:t>
        </w:r>
      </w:ins>
      <w:del w:id="120" w:author="Fabrício Kury" w:date="2026-08-10T10:02:00Z" w16du:dateUtc="2026-08-10T14:02:00Z">
        <w:r w:rsidDel="00BA5E06">
          <w:delText>is</w:delText>
        </w:r>
      </w:del>
      <w:r>
        <w:t xml:space="preserve"> universally honored</w:t>
      </w:r>
      <w:del w:id="121" w:author="Fabrício Kury" w:date="2026-08-10T10:02:00Z" w16du:dateUtc="2026-08-10T14:02:00Z">
        <w:r w:rsidDel="00BA5E06">
          <w:delText>,</w:delText>
        </w:r>
      </w:del>
      <w:r>
        <w:t xml:space="preserve"> and skipping negotiation halves the request count. </w:t>
      </w:r>
      <w:commentRangeStart w:id="122"/>
      <w:r>
        <w:t>In fourteen months of operation</w:t>
      </w:r>
      <w:commentRangeEnd w:id="122"/>
      <w:r w:rsidR="008A3D40">
        <w:rPr>
          <w:rStyle w:val="CommentReference"/>
          <w:sz w:val="24"/>
          <w:szCs w:val="24"/>
        </w:rPr>
        <w:commentReference w:id="122"/>
      </w:r>
      <w:r>
        <w:t xml:space="preserve"> this shortcut has not misfired once</w:t>
      </w:r>
      <w:del w:id="123" w:author="Fabrício Kury" w:date="2026-08-10T09:51:00Z" w16du:dateUtc="2026-08-10T13:51:00Z">
        <w:r w:rsidDel="008A3D40">
          <w:delText xml:space="preserve"> —</w:delText>
        </w:r>
      </w:del>
      <w:del w:id="124" w:author="Fabrício Kury" w:date="2026-08-10T10:02:00Z" w16du:dateUtc="2026-08-10T14:02:00Z">
        <w:r w:rsidDel="00BA5E06">
          <w:delText xml:space="preserve"> at display resolution, request-time sizing appears to be simply sufficient</w:delText>
        </w:r>
      </w:del>
      <w:r>
        <w:t xml:space="preserve">. </w:t>
      </w:r>
      <w:del w:id="125" w:author="Fabrício Kury" w:date="2026-08-10T09:51:00Z" w16du:dateUtc="2026-08-10T13:51:00Z">
        <w:r w:rsidDel="008A3D40">
          <w:delText>(</w:delText>
        </w:r>
      </w:del>
      <w:r>
        <w:t xml:space="preserve">Where advertisement and reality diverge, they diverge in the </w:t>
      </w:r>
      <w:r>
        <w:rPr>
          <w:i/>
          <w:iCs/>
        </w:rPr>
        <w:t>other</w:t>
      </w:r>
      <w:r>
        <w:t xml:space="preserve"> direction</w:t>
      </w:r>
      <w:ins w:id="126" w:author="Fabrício Kury" w:date="2026-08-10T09:52:00Z" w16du:dateUtc="2026-08-10T13:52:00Z">
        <w:r w:rsidR="008A3D40">
          <w:t xml:space="preserve"> (</w:t>
        </w:r>
      </w:ins>
      <w:del w:id="127" w:author="Fabrício Kury" w:date="2026-08-10T09:51:00Z" w16du:dateUtc="2026-08-10T13:51:00Z">
        <w:r w:rsidDel="008A3D40">
          <w:delText xml:space="preserve"> — </w:delText>
        </w:r>
      </w:del>
      <w:r>
        <w:t>see SMK, below</w:t>
      </w:r>
      <w:ins w:id="128" w:author="Fabrício Kury" w:date="2026-08-10T09:52:00Z" w16du:dateUtc="2026-08-10T13:52:00Z">
        <w:r w:rsidR="008A3D40">
          <w:t>)</w:t>
        </w:r>
      </w:ins>
      <w:r>
        <w:t>.</w:t>
      </w:r>
      <w:del w:id="129" w:author="Fabrício Kury" w:date="2026-08-10T09:51:00Z" w16du:dateUtc="2026-08-10T13:51:00Z">
        <w:r w:rsidDel="008A3D40">
          <w:delText>)</w:delText>
        </w:r>
      </w:del>
    </w:p>
    <w:p w14:paraId="0AC9BC9C" w14:textId="77777777" w:rsidR="00E85F7A" w:rsidRDefault="00000000">
      <w:pPr>
        <w:pStyle w:val="BodyText"/>
      </w:pPr>
      <w:r>
        <w:rPr>
          <w:b/>
          <w:bCs/>
        </w:rPr>
        <w:lastRenderedPageBreak/>
        <w:t>JPEG only.</w:t>
      </w:r>
      <w:r>
        <w:t xml:space="preserve"> </w:t>
      </w:r>
      <w:commentRangeStart w:id="130"/>
      <w:r>
        <w:t>The ESP32-P4 has a hardware JPEG decoder, and museum IIIF servers serve JPEG far more reliably than WebP. (Honesty requires a caveat: progressive JPEGs and certain dimension combinations fall back to a software decoder, carefully fenced so a corrupt file cannot crash the device. “Hardware-decoded” is the happy path, not a guarantee.)</w:t>
      </w:r>
      <w:commentRangeEnd w:id="130"/>
      <w:r w:rsidR="008A3D40">
        <w:rPr>
          <w:rStyle w:val="CommentReference"/>
          <w:sz w:val="24"/>
          <w:szCs w:val="24"/>
        </w:rPr>
        <w:commentReference w:id="130"/>
      </w:r>
    </w:p>
    <w:p w14:paraId="78556AEF" w14:textId="77777777" w:rsidR="00E85F7A" w:rsidRDefault="00000000">
      <w:pPr>
        <w:pStyle w:val="BodyText"/>
      </w:pPr>
      <w:r>
        <w:rPr>
          <w:b/>
          <w:bCs/>
        </w:rPr>
        <w:t>Stream, never buffer.</w:t>
      </w:r>
      <w:r>
        <w:t xml:space="preserve"> Images move to the SD card in 32 KB chunks through a fixed-size buffer, written to a temporary file and renamed on completion. The device-wide budget is two concurrent TLS sessions; a 16 MiB cap guards against </w:t>
      </w:r>
      <w:commentRangeStart w:id="131"/>
      <w:r>
        <w:t>surprises</w:t>
      </w:r>
      <w:commentRangeEnd w:id="131"/>
      <w:r w:rsidR="008A3D40">
        <w:rPr>
          <w:rStyle w:val="CommentReference"/>
          <w:sz w:val="24"/>
          <w:szCs w:val="24"/>
        </w:rPr>
        <w:commentReference w:id="131"/>
      </w:r>
      <w:r>
        <w:t>. A client with 32 MB of total RAM does not get to “just download the image and see”.</w:t>
      </w:r>
    </w:p>
    <w:p w14:paraId="7FF450DA" w14:textId="77777777" w:rsidR="00E85F7A" w:rsidRDefault="00000000">
      <w:pPr>
        <w:pStyle w:val="Heading2"/>
      </w:pPr>
      <w:bookmarkStart w:id="132" w:name="Xc83463775774e04be3ab1b6dd77ff6b86932b0e"/>
      <w:bookmarkEnd w:id="113"/>
      <w:r>
        <w:t>4. The bespoke layer: seven discovery adapters</w:t>
      </w:r>
    </w:p>
    <w:p w14:paraId="5ACEA91D" w14:textId="34224EB0" w:rsidR="00E85F7A" w:rsidRDefault="00000000">
      <w:pPr>
        <w:pStyle w:val="FirstParagraph"/>
      </w:pPr>
      <w:r>
        <w:t xml:space="preserve">Above the Image API, each museum is its own </w:t>
      </w:r>
      <w:del w:id="133" w:author="Fabrício Kury" w:date="2026-08-10T09:56:00Z" w16du:dateUtc="2026-08-10T13:56:00Z">
        <w:r w:rsidDel="00C90D1A">
          <w:delText>country</w:delText>
        </w:r>
      </w:del>
      <w:ins w:id="134" w:author="Fabrício Kury" w:date="2026-08-10T09:56:00Z" w16du:dateUtc="2026-08-10T13:56:00Z">
        <w:r w:rsidR="00C90D1A">
          <w:t>scenario</w:t>
        </w:r>
      </w:ins>
      <w:r>
        <w:t xml:space="preserve">. The plainest evidence is </w:t>
      </w:r>
      <w:ins w:id="135" w:author="Fabrício Kury" w:date="2026-08-10T09:56:00Z" w16du:dateUtc="2026-08-10T13:56:00Z">
        <w:r w:rsidR="00C90D1A">
          <w:t>the current</w:t>
        </w:r>
      </w:ins>
      <w:del w:id="136" w:author="Fabrício Kury" w:date="2026-08-10T09:56:00Z" w16du:dateUtc="2026-08-10T13:56:00Z">
        <w:r w:rsidDel="00C90D1A">
          <w:delText>a</w:delText>
        </w:r>
      </w:del>
      <w:r>
        <w:t xml:space="preserve"> line count of p3a’s per-museum adapters</w:t>
      </w:r>
      <w:ins w:id="137" w:author="Fabrício Kury" w:date="2026-08-10T09:56:00Z" w16du:dateUtc="2026-08-10T13:56:00Z">
        <w:r w:rsidR="00C90D1A">
          <w:t xml:space="preserve">, </w:t>
        </w:r>
      </w:ins>
      <w:del w:id="138" w:author="Fabrício Kury" w:date="2026-08-10T09:56:00Z" w16du:dateUtc="2026-08-10T13:56:00Z">
        <w:r w:rsidDel="00C90D1A">
          <w:delText xml:space="preserve"> — </w:delText>
        </w:r>
      </w:del>
      <w:r>
        <w:t>each implementing the same three primitives against a different search API:</w:t>
      </w:r>
    </w:p>
    <w:tbl>
      <w:tblPr>
        <w:tblStyle w:val="Table"/>
        <w:tblW w:w="0" w:type="auto"/>
        <w:tblLook w:val="0020" w:firstRow="1" w:lastRow="0" w:firstColumn="0" w:lastColumn="0" w:noHBand="0" w:noVBand="0"/>
      </w:tblPr>
      <w:tblGrid>
        <w:gridCol w:w="4027"/>
        <w:gridCol w:w="769"/>
      </w:tblGrid>
      <w:tr w:rsidR="00E85F7A" w14:paraId="253A8D03" w14:textId="77777777" w:rsidTr="00E85F7A">
        <w:trPr>
          <w:cnfStyle w:val="100000000000" w:firstRow="1" w:lastRow="0" w:firstColumn="0" w:lastColumn="0" w:oddVBand="0" w:evenVBand="0" w:oddHBand="0" w:evenHBand="0" w:firstRowFirstColumn="0" w:firstRowLastColumn="0" w:lastRowFirstColumn="0" w:lastRowLastColumn="0"/>
          <w:tblHeader/>
        </w:trPr>
        <w:tc>
          <w:tcPr>
            <w:tcW w:w="0" w:type="auto"/>
          </w:tcPr>
          <w:p w14:paraId="453AA95B" w14:textId="77777777" w:rsidR="00E85F7A" w:rsidRDefault="00000000">
            <w:pPr>
              <w:pStyle w:val="Compact"/>
            </w:pPr>
            <w:r>
              <w:t>Adapter (C source)</w:t>
            </w:r>
          </w:p>
        </w:tc>
        <w:tc>
          <w:tcPr>
            <w:tcW w:w="0" w:type="auto"/>
          </w:tcPr>
          <w:p w14:paraId="767FF081" w14:textId="77777777" w:rsidR="00E85F7A" w:rsidRDefault="00000000">
            <w:pPr>
              <w:pStyle w:val="Compact"/>
            </w:pPr>
            <w:r>
              <w:t>Lines</w:t>
            </w:r>
          </w:p>
        </w:tc>
      </w:tr>
      <w:tr w:rsidR="00E85F7A" w14:paraId="0D29BC52" w14:textId="77777777">
        <w:tc>
          <w:tcPr>
            <w:tcW w:w="0" w:type="auto"/>
          </w:tcPr>
          <w:p w14:paraId="52406137" w14:textId="77777777" w:rsidR="00E85F7A" w:rsidRDefault="00000000">
            <w:pPr>
              <w:pStyle w:val="Compact"/>
            </w:pPr>
            <w:r>
              <w:t>Art Institute of Chicago</w:t>
            </w:r>
          </w:p>
        </w:tc>
        <w:tc>
          <w:tcPr>
            <w:tcW w:w="0" w:type="auto"/>
          </w:tcPr>
          <w:p w14:paraId="0ADE4C82" w14:textId="77777777" w:rsidR="00E85F7A" w:rsidRDefault="00000000">
            <w:pPr>
              <w:pStyle w:val="Compact"/>
            </w:pPr>
            <w:r>
              <w:t>839</w:t>
            </w:r>
          </w:p>
        </w:tc>
      </w:tr>
      <w:tr w:rsidR="00E85F7A" w14:paraId="477AAA2F" w14:textId="77777777">
        <w:tc>
          <w:tcPr>
            <w:tcW w:w="0" w:type="auto"/>
          </w:tcPr>
          <w:p w14:paraId="152A45E5" w14:textId="77777777" w:rsidR="00E85F7A" w:rsidRDefault="00000000">
            <w:pPr>
              <w:pStyle w:val="Compact"/>
            </w:pPr>
            <w:r>
              <w:t>Rijksmuseum</w:t>
            </w:r>
          </w:p>
        </w:tc>
        <w:tc>
          <w:tcPr>
            <w:tcW w:w="0" w:type="auto"/>
          </w:tcPr>
          <w:p w14:paraId="11C82D33" w14:textId="77777777" w:rsidR="00E85F7A" w:rsidRDefault="00000000">
            <w:pPr>
              <w:pStyle w:val="Compact"/>
            </w:pPr>
            <w:r>
              <w:t>645</w:t>
            </w:r>
          </w:p>
        </w:tc>
      </w:tr>
      <w:tr w:rsidR="00E85F7A" w14:paraId="598DF62B" w14:textId="77777777">
        <w:tc>
          <w:tcPr>
            <w:tcW w:w="0" w:type="auto"/>
          </w:tcPr>
          <w:p w14:paraId="47DFB0CE" w14:textId="77777777" w:rsidR="00E85F7A" w:rsidRDefault="00000000">
            <w:pPr>
              <w:pStyle w:val="Compact"/>
            </w:pPr>
            <w:r>
              <w:t>Smithsonian</w:t>
            </w:r>
          </w:p>
        </w:tc>
        <w:tc>
          <w:tcPr>
            <w:tcW w:w="0" w:type="auto"/>
          </w:tcPr>
          <w:p w14:paraId="6B8E9F9B" w14:textId="77777777" w:rsidR="00E85F7A" w:rsidRDefault="00000000">
            <w:pPr>
              <w:pStyle w:val="Compact"/>
            </w:pPr>
            <w:r>
              <w:t>526</w:t>
            </w:r>
          </w:p>
        </w:tc>
      </w:tr>
      <w:tr w:rsidR="00E85F7A" w14:paraId="460A3D2E" w14:textId="77777777">
        <w:tc>
          <w:tcPr>
            <w:tcW w:w="0" w:type="auto"/>
          </w:tcPr>
          <w:p w14:paraId="3629A903" w14:textId="77777777" w:rsidR="00E85F7A" w:rsidRDefault="00000000">
            <w:pPr>
              <w:pStyle w:val="Compact"/>
            </w:pPr>
            <w:r>
              <w:t>Harvard Art Museums</w:t>
            </w:r>
          </w:p>
        </w:tc>
        <w:tc>
          <w:tcPr>
            <w:tcW w:w="0" w:type="auto"/>
          </w:tcPr>
          <w:p w14:paraId="7745A650" w14:textId="77777777" w:rsidR="00E85F7A" w:rsidRDefault="00000000">
            <w:pPr>
              <w:pStyle w:val="Compact"/>
            </w:pPr>
            <w:r>
              <w:t>477</w:t>
            </w:r>
          </w:p>
        </w:tc>
      </w:tr>
      <w:tr w:rsidR="00E85F7A" w14:paraId="7A7557B2" w14:textId="77777777">
        <w:tc>
          <w:tcPr>
            <w:tcW w:w="0" w:type="auto"/>
          </w:tcPr>
          <w:p w14:paraId="11D9D9C4" w14:textId="77777777" w:rsidR="00E85F7A" w:rsidRDefault="00000000">
            <w:pPr>
              <w:pStyle w:val="Compact"/>
            </w:pPr>
            <w:r>
              <w:t>Wellcome Collection</w:t>
            </w:r>
          </w:p>
        </w:tc>
        <w:tc>
          <w:tcPr>
            <w:tcW w:w="0" w:type="auto"/>
          </w:tcPr>
          <w:p w14:paraId="6D83F5B0" w14:textId="77777777" w:rsidR="00E85F7A" w:rsidRDefault="00000000">
            <w:pPr>
              <w:pStyle w:val="Compact"/>
            </w:pPr>
            <w:r>
              <w:t>438</w:t>
            </w:r>
          </w:p>
        </w:tc>
      </w:tr>
      <w:tr w:rsidR="00E85F7A" w14:paraId="7DC21184" w14:textId="77777777">
        <w:tc>
          <w:tcPr>
            <w:tcW w:w="0" w:type="auto"/>
          </w:tcPr>
          <w:p w14:paraId="02B24420" w14:textId="77777777" w:rsidR="00E85F7A" w:rsidRDefault="00000000">
            <w:pPr>
              <w:pStyle w:val="Compact"/>
            </w:pPr>
            <w:r>
              <w:t>Statens Museum for Kunst</w:t>
            </w:r>
          </w:p>
        </w:tc>
        <w:tc>
          <w:tcPr>
            <w:tcW w:w="0" w:type="auto"/>
          </w:tcPr>
          <w:p w14:paraId="0BEC27DD" w14:textId="77777777" w:rsidR="00E85F7A" w:rsidRDefault="00000000">
            <w:pPr>
              <w:pStyle w:val="Compact"/>
            </w:pPr>
            <w:r>
              <w:t>406</w:t>
            </w:r>
          </w:p>
        </w:tc>
      </w:tr>
      <w:tr w:rsidR="00E85F7A" w14:paraId="13682691" w14:textId="77777777">
        <w:tc>
          <w:tcPr>
            <w:tcW w:w="0" w:type="auto"/>
          </w:tcPr>
          <w:p w14:paraId="1926E9AF" w14:textId="77777777" w:rsidR="00E85F7A" w:rsidRDefault="00000000">
            <w:pPr>
              <w:pStyle w:val="Compact"/>
            </w:pPr>
            <w:r>
              <w:t>Victoria and Albert Museum</w:t>
            </w:r>
          </w:p>
        </w:tc>
        <w:tc>
          <w:tcPr>
            <w:tcW w:w="0" w:type="auto"/>
          </w:tcPr>
          <w:p w14:paraId="04DFA922" w14:textId="77777777" w:rsidR="00E85F7A" w:rsidRDefault="00000000">
            <w:pPr>
              <w:pStyle w:val="Compact"/>
            </w:pPr>
            <w:r>
              <w:t>399</w:t>
            </w:r>
          </w:p>
        </w:tc>
      </w:tr>
      <w:tr w:rsidR="00E85F7A" w14:paraId="0840E3F7" w14:textId="77777777">
        <w:tc>
          <w:tcPr>
            <w:tcW w:w="0" w:type="auto"/>
          </w:tcPr>
          <w:p w14:paraId="1D9C3868" w14:textId="77777777" w:rsidR="00E85F7A" w:rsidRDefault="00000000">
            <w:pPr>
              <w:pStyle w:val="Compact"/>
            </w:pPr>
            <w:r>
              <w:rPr>
                <w:i/>
                <w:iCs/>
              </w:rPr>
              <w:t>Shared IIIF helpers, used by all seven</w:t>
            </w:r>
          </w:p>
        </w:tc>
        <w:tc>
          <w:tcPr>
            <w:tcW w:w="0" w:type="auto"/>
          </w:tcPr>
          <w:p w14:paraId="0D2CBC4F" w14:textId="77777777" w:rsidR="00E85F7A" w:rsidRDefault="00000000">
            <w:pPr>
              <w:pStyle w:val="Compact"/>
            </w:pPr>
            <w:r>
              <w:rPr>
                <w:i/>
                <w:iCs/>
              </w:rPr>
              <w:t>59</w:t>
            </w:r>
          </w:p>
        </w:tc>
      </w:tr>
    </w:tbl>
    <w:p w14:paraId="3C763639" w14:textId="19D0B32E" w:rsidR="00E85F7A" w:rsidRDefault="00000000">
      <w:pPr>
        <w:pStyle w:val="BodyText"/>
      </w:pPr>
      <w:r>
        <w:t>Fifty-nine shared lines cover everything the standard standardized. The other ~3,700 are the difference between “has an API” and “has the same API”. What follows are the exhibits I would show a visitor</w:t>
      </w:r>
      <w:ins w:id="139" w:author="Fabrício Kury" w:date="2026-08-10T09:57:00Z" w16du:dateUtc="2026-08-10T13:57:00Z">
        <w:r w:rsidR="00C90D1A">
          <w:t xml:space="preserve">: </w:t>
        </w:r>
      </w:ins>
      <w:del w:id="140" w:author="Fabrício Kury" w:date="2026-08-10T09:57:00Z" w16du:dateUtc="2026-08-10T13:57:00Z">
        <w:r w:rsidDel="00C90D1A">
          <w:delText xml:space="preserve"> — </w:delText>
        </w:r>
      </w:del>
      <w:r>
        <w:t>each one a real behavior a client must handle, none of them documented failures, all of them observed politely from outside.</w:t>
      </w:r>
    </w:p>
    <w:p w14:paraId="1E0B0B17" w14:textId="77777777" w:rsidR="00E85F7A" w:rsidRDefault="00000000">
      <w:pPr>
        <w:pStyle w:val="Heading3"/>
      </w:pPr>
      <w:bookmarkStart w:id="141" w:name="Xdee24f45253f3388f08686ed94d2d25496f9bc3"/>
      <w:r>
        <w:t>4.1 Art Institute of Chicago: the thousand-record wall</w:t>
      </w:r>
    </w:p>
    <w:p w14:paraId="28B537CA" w14:textId="4C2E88BD" w:rsidR="00E85F7A" w:rsidDel="005E1638" w:rsidRDefault="00000000">
      <w:pPr>
        <w:pStyle w:val="FirstParagraph"/>
        <w:rPr>
          <w:del w:id="142" w:author="Fabrício Kury" w:date="2026-08-10T09:59:00Z" w16du:dateUtc="2026-08-10T13:59:00Z"/>
        </w:rPr>
      </w:pPr>
      <w:r>
        <w:t xml:space="preserve">AIC’s is the best-documented museum API I </w:t>
      </w:r>
      <w:del w:id="143" w:author="Fabrício Kury" w:date="2026-08-10T09:57:00Z" w16du:dateUtc="2026-08-10T13:57:00Z">
        <w:r w:rsidDel="000D608F">
          <w:delText>have used</w:delText>
        </w:r>
      </w:del>
      <w:ins w:id="144" w:author="Fabrício Kury" w:date="2026-08-10T09:57:00Z" w16du:dateUtc="2026-08-10T13:57:00Z">
        <w:r w:rsidR="000D608F">
          <w:t>found</w:t>
        </w:r>
      </w:ins>
      <w:r>
        <w:t xml:space="preserve">, and the adapter is still the longest. Two behaviors of its Elasticsearch-backed search explain most of it. First, anonymous callers discover </w:t>
      </w:r>
      <w:ins w:id="145" w:author="Fabrício Kury" w:date="2026-08-10T09:58:00Z" w16du:dateUtc="2026-08-10T13:58:00Z">
        <w:r w:rsidR="005E1638">
          <w:t>(</w:t>
        </w:r>
      </w:ins>
      <w:del w:id="146" w:author="Fabrício Kury" w:date="2026-08-10T09:57:00Z" w16du:dateUtc="2026-08-10T13:57:00Z">
        <w:r w:rsidDel="005E1638">
          <w:delText xml:space="preserve">— </w:delText>
        </w:r>
      </w:del>
      <w:r>
        <w:t>empirically, not from the documentation</w:t>
      </w:r>
      <w:ins w:id="147" w:author="Fabrício Kury" w:date="2026-08-10T09:58:00Z" w16du:dateUtc="2026-08-10T13:58:00Z">
        <w:r w:rsidR="005E1638">
          <w:t>)</w:t>
        </w:r>
      </w:ins>
      <w:r>
        <w:t xml:space="preserve"> </w:t>
      </w:r>
      <w:del w:id="148" w:author="Fabrício Kury" w:date="2026-08-10T09:58:00Z" w16du:dateUtc="2026-08-10T13:58:00Z">
        <w:r w:rsidDel="005E1638">
          <w:delText xml:space="preserve">— </w:delText>
        </w:r>
      </w:del>
      <w:r>
        <w:t xml:space="preserve">that </w:t>
      </w:r>
      <w:r>
        <w:rPr>
          <w:rStyle w:val="VerbatimChar"/>
        </w:rPr>
        <w:t>from + size</w:t>
      </w:r>
      <w:r>
        <w:t xml:space="preserve"> on </w:t>
      </w:r>
      <w:r>
        <w:rPr>
          <w:rStyle w:val="VerbatimChar"/>
        </w:rPr>
        <w:t>/artworks/search</w:t>
      </w:r>
      <w:r>
        <w:t xml:space="preserve"> must stay at or under 1,000; deeper GET pagination is refused. Second, paging through very large facets (say, </w:t>
      </w:r>
      <w:r>
        <w:rPr>
          <w:i/>
          <w:iCs/>
        </w:rPr>
        <w:t>Painting</w:t>
      </w:r>
      <w:r>
        <w:t>) starts returning HTTP 403 past roughly page ten, independent of the first limit</w:t>
      </w:r>
      <w:del w:id="149" w:author="Fabrício Kury" w:date="2026-08-10T09:59:00Z" w16du:dateUtc="2026-08-10T13:59:00Z">
        <w:r w:rsidDel="005E1638">
          <w:delText>. The adapter treats a mid-walk 403 as a partial success: keep what was merged, skip cache eviction (records that merely went unfetched must not be mistaken for records the museum withdrew), retry no sooner than the next scheduled refresh.</w:delText>
        </w:r>
      </w:del>
      <w:ins w:id="150" w:author="Fabrício Kury" w:date="2026-08-10T09:59:00Z" w16du:dateUtc="2026-08-10T13:59:00Z">
        <w:r w:rsidR="005E1638">
          <w:t>.</w:t>
        </w:r>
      </w:ins>
    </w:p>
    <w:p w14:paraId="4B2A1055" w14:textId="116EB52D" w:rsidR="00E85F7A" w:rsidRDefault="005E1638" w:rsidP="005E1638">
      <w:pPr>
        <w:pStyle w:val="FirstParagraph"/>
        <w:pPrChange w:id="151" w:author="Fabrício Kury" w:date="2026-08-10T09:59:00Z" w16du:dateUtc="2026-08-10T13:59:00Z">
          <w:pPr>
            <w:pStyle w:val="BodyText"/>
          </w:pPr>
        </w:pPrChange>
      </w:pPr>
      <w:ins w:id="152" w:author="Fabrício Kury" w:date="2026-08-10T09:59:00Z" w16du:dateUtc="2026-08-10T13:59:00Z">
        <w:r>
          <w:t xml:space="preserve"> </w:t>
        </w:r>
      </w:ins>
      <w:r w:rsidR="00000000">
        <w:t xml:space="preserve">Reaching </w:t>
      </w:r>
      <w:r w:rsidR="00000000">
        <w:rPr>
          <w:i/>
          <w:iCs/>
        </w:rPr>
        <w:t>past</w:t>
      </w:r>
      <w:r w:rsidR="00000000">
        <w:t xml:space="preserve"> </w:t>
      </w:r>
      <w:del w:id="153" w:author="Fabrício Kury" w:date="2026-08-10T09:59:00Z" w16du:dateUtc="2026-08-10T13:59:00Z">
        <w:r w:rsidR="00000000" w:rsidDel="005E1638">
          <w:delText xml:space="preserve">the </w:delText>
        </w:r>
      </w:del>
      <w:ins w:id="154" w:author="Fabrício Kury" w:date="2026-08-10T09:59:00Z" w16du:dateUtc="2026-08-10T13:59:00Z">
        <w:r>
          <w:t>th</w:t>
        </w:r>
        <w:r>
          <w:t>at</w:t>
        </w:r>
        <w:r>
          <w:t xml:space="preserve"> </w:t>
        </w:r>
      </w:ins>
      <w:r w:rsidR="00000000">
        <w:t xml:space="preserve">wall took the adapter’s one genuinely creative move. AIC’s search accepts Elasticsearch-style JSON query bodies via POST, and </w:t>
      </w:r>
      <w:r w:rsidR="00000000">
        <w:rPr>
          <w:rStyle w:val="VerbatimChar"/>
        </w:rPr>
        <w:t>bool</w:t>
      </w:r>
      <w:r w:rsidR="00000000">
        <w:t xml:space="preserve"> + </w:t>
      </w:r>
      <w:r w:rsidR="00000000">
        <w:rPr>
          <w:rStyle w:val="VerbatimChar"/>
        </w:rPr>
        <w:t>range</w:t>
      </w:r>
      <w:r w:rsidR="00000000">
        <w:t xml:space="preserve"> filters on the numeric artwork id are honored for anonymous callers. So when a channel needs artworks beyond offset 1,000, the adapter partitions the museum: it probes record counts (a </w:t>
      </w:r>
      <w:r w:rsidR="00000000">
        <w:rPr>
          <w:rStyle w:val="VerbatimChar"/>
        </w:rPr>
        <w:t>size: 0</w:t>
      </w:r>
      <w:r w:rsidR="00000000">
        <w:t xml:space="preserve"> query costs almost nothing) and recursively bisects the </w:t>
      </w:r>
      <w:r w:rsidR="00000000">
        <w:lastRenderedPageBreak/>
        <w:t>artwork-id space until every bucket holds at most 1,000 records</w:t>
      </w:r>
      <w:ins w:id="155" w:author="Fabrício Kury" w:date="2026-08-10T10:00:00Z" w16du:dateUtc="2026-08-10T14:00:00Z">
        <w:r w:rsidR="00991ECE">
          <w:t>,</w:t>
        </w:r>
      </w:ins>
      <w:del w:id="156" w:author="Fabrício Kury" w:date="2026-08-10T10:00:00Z" w16du:dateUtc="2026-08-10T14:00:00Z">
        <w:r w:rsidR="00000000" w:rsidDel="00991ECE">
          <w:delText xml:space="preserve"> —</w:delText>
        </w:r>
      </w:del>
      <w:r w:rsidR="00000000">
        <w:t xml:space="preserve"> then pages within buckets, all below the cap.</w:t>
      </w:r>
    </w:p>
    <w:p w14:paraId="27C15F74" w14:textId="77777777" w:rsidR="00E85F7A" w:rsidRDefault="00000000">
      <w:pPr>
        <w:pStyle w:val="SourceCode"/>
      </w:pPr>
      <w:r>
        <w:rPr>
          <w:rStyle w:val="VerbatimChar"/>
        </w:rPr>
        <w:t>partition(lo, hi):</w:t>
      </w:r>
      <w:r>
        <w:br/>
      </w:r>
      <w:r>
        <w:rPr>
          <w:rStyle w:val="VerbatimChar"/>
        </w:rPr>
        <w:t xml:space="preserve">    n = count(artworks with lo ≤ id &lt; hi)     # "size: 0" probe</w:t>
      </w:r>
      <w:r>
        <w:br/>
      </w:r>
      <w:r>
        <w:rPr>
          <w:rStyle w:val="VerbatimChar"/>
        </w:rPr>
        <w:t xml:space="preserve">    if n ≤ 1000:        emit bucket [lo, hi)   # fits under the cap</w:t>
      </w:r>
      <w:r>
        <w:br/>
      </w:r>
      <w:r>
        <w:rPr>
          <w:rStyle w:val="VerbatimChar"/>
        </w:rPr>
        <w:t xml:space="preserve">    else if hi−lo ≤ minimum span: emit anyway  # give up narrowing</w:t>
      </w:r>
      <w:r>
        <w:br/>
      </w:r>
      <w:r>
        <w:rPr>
          <w:rStyle w:val="VerbatimChar"/>
        </w:rPr>
        <w:t xml:space="preserve">    else:               partition(lo, mid); partition(mid, hi)</w:t>
      </w:r>
    </w:p>
    <w:p w14:paraId="40779F0F" w14:textId="4CBDC358" w:rsidR="00E85F7A" w:rsidRDefault="00000000">
      <w:pPr>
        <w:pStyle w:val="FirstParagraph"/>
      </w:pPr>
      <w:r>
        <w:t>A $40 device, in other words, performs adaptive query planning against a museum’s search engine</w:t>
      </w:r>
      <w:ins w:id="157" w:author="Fabrício Kury" w:date="2026-08-10T10:01:00Z" w16du:dateUtc="2026-08-10T14:01:00Z">
        <w:r w:rsidR="00991ECE">
          <w:t>:</w:t>
        </w:r>
      </w:ins>
      <w:del w:id="158" w:author="Fabrício Kury" w:date="2026-08-10T10:01:00Z" w16du:dateUtc="2026-08-10T14:01:00Z">
        <w:r w:rsidDel="00991ECE">
          <w:delText xml:space="preserve"> —</w:delText>
        </w:r>
      </w:del>
      <w:r>
        <w:t xml:space="preserve"> around sixty-four buckets, recomputed at each refresh because the collection moves underneath it. I am fond of this code and slightly </w:t>
      </w:r>
      <w:del w:id="159" w:author="Fabrício Kury" w:date="2026-08-10T10:00:00Z" w16du:dateUtc="2026-08-10T14:00:00Z">
        <w:r w:rsidDel="00991ECE">
          <w:delText xml:space="preserve">embarrassed </w:delText>
        </w:r>
      </w:del>
      <w:ins w:id="160" w:author="Fabrício Kury" w:date="2026-08-10T10:00:00Z" w16du:dateUtc="2026-08-10T14:00:00Z">
        <w:r w:rsidR="00991ECE">
          <w:t>discontent</w:t>
        </w:r>
        <w:r w:rsidR="00991ECE">
          <w:t xml:space="preserve"> </w:t>
        </w:r>
      </w:ins>
      <w:r>
        <w:t>that it needs to exist.</w:t>
      </w:r>
    </w:p>
    <w:p w14:paraId="481DEBF3" w14:textId="77777777" w:rsidR="00E85F7A" w:rsidRDefault="00000000">
      <w:pPr>
        <w:pStyle w:val="Heading3"/>
      </w:pPr>
      <w:bookmarkStart w:id="161" w:name="rijksmuseum-linked-art-three-hops-down"/>
      <w:bookmarkEnd w:id="141"/>
      <w:r>
        <w:t>4.2 Rijksmuseum: Linked Art, three hops down</w:t>
      </w:r>
    </w:p>
    <w:p w14:paraId="3EF19987" w14:textId="147CC8AD" w:rsidR="00E85F7A" w:rsidRDefault="00000000">
      <w:pPr>
        <w:pStyle w:val="FirstParagraph"/>
      </w:pPr>
      <w:r>
        <w:t>The Rijksmuseum is the one museum of the seven whose discovery layer is itself standards-based</w:t>
      </w:r>
      <w:ins w:id="162" w:author="Fabrício Kury" w:date="2026-08-10T10:01:00Z" w16du:dateUtc="2026-08-10T14:01:00Z">
        <w:r w:rsidR="00BA5E06">
          <w:t>:</w:t>
        </w:r>
      </w:ins>
      <w:del w:id="163" w:author="Fabrício Kury" w:date="2026-08-10T10:01:00Z" w16du:dateUtc="2026-08-10T14:01:00Z">
        <w:r w:rsidDel="00BA5E06">
          <w:delText xml:space="preserve"> —</w:delText>
        </w:r>
      </w:del>
      <w:r>
        <w:t xml:space="preserve"> Linked Art documents, traversed as an </w:t>
      </w:r>
      <w:r>
        <w:rPr>
          <w:rStyle w:val="VerbatimChar"/>
        </w:rPr>
        <w:t>OrderedCollectionPage</w:t>
      </w:r>
      <w:r>
        <w:t xml:space="preserve"> stream [3]. It is also the adapter where p3a performs semantic-web resource traversal in firmware, because nothing in the listing carries an image identifier. For every artwork the client walks: HumanMadeObject → </w:t>
      </w:r>
      <w:r>
        <w:rPr>
          <w:rStyle w:val="VerbatimChar"/>
        </w:rPr>
        <w:t>shows[]</w:t>
      </w:r>
      <w:r>
        <w:t xml:space="preserve"> → VisualItem → </w:t>
      </w:r>
      <w:r>
        <w:rPr>
          <w:rStyle w:val="VerbatimChar"/>
        </w:rPr>
        <w:t>digitally_shown_by[]</w:t>
      </w:r>
      <w:r>
        <w:t xml:space="preserve"> → DigitalObject → </w:t>
      </w:r>
      <w:r>
        <w:rPr>
          <w:rStyle w:val="VerbatimChar"/>
        </w:rPr>
        <w:t>access_point[]</w:t>
      </w:r>
      <w:r>
        <w:t>, whose URL finally names the Micrio image id. Each hop is a separate JSON-LD fetch</w:t>
      </w:r>
      <w:del w:id="164" w:author="Fabrício Kury" w:date="2026-08-10T10:03:00Z" w16du:dateUtc="2026-08-10T14:03:00Z">
        <w:r w:rsidDel="00F42CC9">
          <w:delText xml:space="preserve"> (with a manual redirect dance: the id-resolver host answers with a 303 that the embedded HTTP client, under its streaming read pattern, refuses to follow on its own).</w:delText>
        </w:r>
      </w:del>
      <w:ins w:id="165" w:author="Fabrício Kury" w:date="2026-08-10T10:03:00Z" w16du:dateUtc="2026-08-10T14:03:00Z">
        <w:r w:rsidR="00F42CC9">
          <w:t>.</w:t>
        </w:r>
      </w:ins>
    </w:p>
    <w:p w14:paraId="559B981F" w14:textId="77777777" w:rsidR="00E85F7A" w:rsidRDefault="00000000">
      <w:pPr>
        <w:pStyle w:val="BodyText"/>
      </w:pPr>
      <w:r>
        <w:t>Three hops per artwork at listing time would be brutal, so the adapter resolves lazily: the refresh stores unresolved records, and the download loop resolves one artwork per pass, interleaved between image downloads. A record that fails resolution three times is tombstoned and skipped</w:t>
      </w:r>
      <w:del w:id="166" w:author="Fabrício Kury" w:date="2026-08-10T10:04:00Z" w16du:dateUtc="2026-08-10T14:04:00Z">
        <w:r w:rsidDel="00F42CC9">
          <w:delText xml:space="preserve"> forever —</w:delText>
        </w:r>
      </w:del>
      <w:r>
        <w:t xml:space="preserve"> until a future refresh re-lists the artwork, which resets its budget. The cursor-only pagination also means the “arbitrary offset” primitive is emulated: the client reads the total from the stream’s metadata, wraps the offset into range, and pays ⌈N/100⌉ throwaway page fetches to reach it. Every cost in this paragraph is the honest price of the standards-based path, and section 5 returns to it.</w:t>
      </w:r>
    </w:p>
    <w:p w14:paraId="4D27D36C" w14:textId="1B285A2D" w:rsidR="00E85F7A" w:rsidRDefault="00000000">
      <w:pPr>
        <w:pStyle w:val="BodyText"/>
      </w:pPr>
      <w:r>
        <w:t xml:space="preserve">One quirk deserves its own sentence: the museum’s curated set list — the entry point for browsing — is published over OAI-PMH without CORS headers, so a browser cannot fetch it; p3a therefore ships the set list </w:t>
      </w:r>
      <w:r>
        <w:rPr>
          <w:i/>
          <w:iCs/>
        </w:rPr>
        <w:t>baked into the firmware’s flash filesystem</w:t>
      </w:r>
      <w:r>
        <w:t xml:space="preserve"> and serves it to its own configuration UI. The device carries a small copy of the Rijksmuseum’s table of contents wherever it goes</w:t>
      </w:r>
      <w:ins w:id="167" w:author="Fabrício Kury" w:date="2026-08-10T10:05:00Z" w16du:dateUtc="2026-08-10T14:05:00Z">
        <w:r w:rsidR="0061631B">
          <w:t>, because of CORS</w:t>
        </w:r>
        <w:r w:rsidR="007B501B">
          <w:t xml:space="preserve"> headers</w:t>
        </w:r>
      </w:ins>
      <w:r>
        <w:t>.</w:t>
      </w:r>
    </w:p>
    <w:p w14:paraId="0BE6C13C" w14:textId="77777777" w:rsidR="00E85F7A" w:rsidRDefault="00000000">
      <w:pPr>
        <w:pStyle w:val="Heading3"/>
      </w:pPr>
      <w:bookmarkStart w:id="168" w:name="smithsonian-the-waf-that-says-200"/>
      <w:bookmarkEnd w:id="161"/>
      <w:r>
        <w:t>4.3 Smithsonian: the WAF that says 200</w:t>
      </w:r>
    </w:p>
    <w:p w14:paraId="2E8FDCF6" w14:textId="77777777" w:rsidR="00E85F7A" w:rsidRDefault="00000000">
      <w:pPr>
        <w:pStyle w:val="FirstParagraph"/>
      </w:pPr>
      <w:r>
        <w:t xml:space="preserve">The Smithsonian’s search API and image service both sit behind a web application firewall that rejects requests bearing an empty or default User-Agent. It rejects them with HTTP </w:t>
      </w:r>
      <w:r>
        <w:rPr>
          <w:b/>
          <w:bCs/>
        </w:rPr>
        <w:t>200</w:t>
      </w:r>
      <w:r>
        <w:t xml:space="preserve"> and an HTML page reading “Request Rejected”. For a firmware client, the failure signature is therefore not an HTTP error but a JSON parse error on what claimed to be a successful response — among the most misleading failure modes encountered in this project. The fix costs one line: identify yourself (</w:t>
      </w:r>
      <w:r>
        <w:rPr>
          <w:rStyle w:val="VerbatimChar"/>
        </w:rPr>
        <w:t>p3a/{version}</w:t>
      </w:r>
      <w:r>
        <w:t xml:space="preserve">, </w:t>
      </w:r>
      <w:commentRangeStart w:id="169"/>
      <w:r>
        <w:t>with a contact email</w:t>
      </w:r>
      <w:commentRangeEnd w:id="169"/>
      <w:r w:rsidR="00EE72D7">
        <w:rPr>
          <w:rStyle w:val="CommentReference"/>
          <w:sz w:val="24"/>
          <w:szCs w:val="24"/>
        </w:rPr>
        <w:commentReference w:id="169"/>
      </w:r>
      <w:r>
        <w:t xml:space="preserve">), which is exactly </w:t>
      </w:r>
      <w:r>
        <w:lastRenderedPageBreak/>
        <w:t xml:space="preserve">what a WAF wants of a well-behaved bot. </w:t>
      </w:r>
      <w:commentRangeStart w:id="170"/>
      <w:r>
        <w:t>The lesson generalizes; the diagnosis, at 2 a.m., did not feel general.</w:t>
      </w:r>
      <w:commentRangeEnd w:id="170"/>
      <w:r w:rsidR="00EE72D7">
        <w:rPr>
          <w:rStyle w:val="CommentReference"/>
          <w:sz w:val="24"/>
          <w:szCs w:val="24"/>
        </w:rPr>
        <w:commentReference w:id="170"/>
      </w:r>
    </w:p>
    <w:p w14:paraId="601C8BC1" w14:textId="2FDA449C" w:rsidR="00E85F7A" w:rsidRDefault="00000000">
      <w:pPr>
        <w:pStyle w:val="BodyText"/>
      </w:pPr>
      <w:r>
        <w:t xml:space="preserve">Smithsonian records are also the largest of the seven — a nested metadata format in which fifty records can exceed half a megabyte — so this adapter alone budgets a full 1 MB response buffer, and its rights field turned out not to be indexed for filtering (a query AND-ing </w:t>
      </w:r>
      <w:r>
        <w:rPr>
          <w:rStyle w:val="VerbatimChar"/>
        </w:rPr>
        <w:t>usage: CC0</w:t>
      </w:r>
      <w:r>
        <w:t xml:space="preserve"> silently matches nothing). And access requires a free api.data.gov key: the shared </w:t>
      </w:r>
      <w:r>
        <w:rPr>
          <w:rStyle w:val="VerbatimChar"/>
        </w:rPr>
        <w:t>DEMO_KEY</w:t>
      </w:r>
      <w:r>
        <w:t xml:space="preserve"> is rate-capped too low to survive a single channel refresh, a fact the settings UI </w:t>
      </w:r>
      <w:del w:id="171" w:author="Fabrício Kury" w:date="2026-08-10T10:08:00Z" w16du:dateUtc="2026-08-10T14:08:00Z">
        <w:r w:rsidDel="005F6A27">
          <w:delText xml:space="preserve">has to </w:delText>
        </w:r>
      </w:del>
      <w:r>
        <w:t>explain</w:t>
      </w:r>
      <w:ins w:id="172" w:author="Fabrício Kury" w:date="2026-08-10T10:08:00Z" w16du:dateUtc="2026-08-10T14:08:00Z">
        <w:r w:rsidR="005F6A27">
          <w:t>s</w:t>
        </w:r>
      </w:ins>
      <w:r>
        <w:t xml:space="preserve"> to users.</w:t>
      </w:r>
    </w:p>
    <w:p w14:paraId="422A4268" w14:textId="77777777" w:rsidR="00E85F7A" w:rsidRDefault="00000000">
      <w:pPr>
        <w:pStyle w:val="Heading3"/>
      </w:pPr>
      <w:bookmarkStart w:id="173" w:name="harvard-wellcome-smk-va-a-quirk-apiece"/>
      <w:bookmarkEnd w:id="168"/>
      <w:r>
        <w:t>4.4 Harvard, Wellcome, SMK, V&amp;A: a quirk apiece</w:t>
      </w:r>
    </w:p>
    <w:p w14:paraId="6A425AB5" w14:textId="5E5E64A1" w:rsidR="00E85F7A" w:rsidRDefault="00000000">
      <w:pPr>
        <w:pStyle w:val="FirstParagraph"/>
      </w:pPr>
      <w:r>
        <w:rPr>
          <w:b/>
          <w:bCs/>
        </w:rPr>
        <w:t>Harvard Art Museums</w:t>
      </w:r>
      <w:r>
        <w:t xml:space="preserve"> taught the value of reading query parameters</w:t>
      </w:r>
      <w:del w:id="174" w:author="Fabrício Kury" w:date="2026-08-10T10:08:00Z" w16du:dateUtc="2026-08-10T14:08:00Z">
        <w:r w:rsidDel="00FC612C">
          <w:delText xml:space="preserve"> as load-bearing</w:delText>
        </w:r>
      </w:del>
      <w:r>
        <w:t xml:space="preserve">: without </w:t>
      </w:r>
      <w:r>
        <w:rPr>
          <w:rStyle w:val="VerbatimChar"/>
        </w:rPr>
        <w:t>q=imagepermissionlevel:0</w:t>
      </w:r>
      <w:r>
        <w:t>, roughly half of the records flagged “has image” arrive without a usable image URL</w:t>
      </w:r>
      <w:ins w:id="175" w:author="Fabrício Kury" w:date="2026-08-10T10:08:00Z" w16du:dateUtc="2026-08-10T14:08:00Z">
        <w:r w:rsidR="00FC612C">
          <w:t>;</w:t>
        </w:r>
      </w:ins>
      <w:del w:id="176" w:author="Fabrício Kury" w:date="2026-08-10T10:08:00Z" w16du:dateUtc="2026-08-10T14:08:00Z">
        <w:r w:rsidDel="00FC612C">
          <w:delText xml:space="preserve"> —</w:delText>
        </w:r>
      </w:del>
      <w:r>
        <w:t xml:space="preserve"> permission-restricted at a layer the </w:t>
      </w:r>
      <w:r>
        <w:rPr>
          <w:rStyle w:val="VerbatimChar"/>
        </w:rPr>
        <w:t>hasimage</w:t>
      </w:r>
      <w:r>
        <w:t xml:space="preserve"> flag does not see. Harvard’s image “server”, meanwhile, is a URN resolver: the stored identifier is a URN, the IIIF path is appended to it, and a 303 redirect lands on the actual image host.</w:t>
      </w:r>
    </w:p>
    <w:p w14:paraId="0E9EC42C" w14:textId="42310CF3" w:rsidR="00E85F7A" w:rsidRDefault="00000000">
      <w:pPr>
        <w:pStyle w:val="BodyText"/>
      </w:pPr>
      <w:r>
        <w:rPr>
          <w:b/>
          <w:bCs/>
        </w:rPr>
        <w:t>Wellcome Collection</w:t>
      </w:r>
      <w:r>
        <w:t xml:space="preserve"> exposes stable ids for some facet axes and, for others (genres, subjects, contributors), filters by the </w:t>
      </w:r>
      <w:r>
        <w:rPr>
          <w:i/>
          <w:iCs/>
        </w:rPr>
        <w:t>label string itself</w:t>
      </w:r>
      <w:r>
        <w:t>. p3a stores channel identifiers in a 33-byte slot, so Wellcome terms with labels longer than 32 characters simply cannot become channels</w:t>
      </w:r>
      <w:ins w:id="177" w:author="Fabrício Kury" w:date="2026-08-10T10:09:00Z" w16du:dateUtc="2026-08-10T14:09:00Z">
        <w:r w:rsidR="00540E95">
          <w:t>.</w:t>
        </w:r>
      </w:ins>
      <w:del w:id="178" w:author="Fabrício Kury" w:date="2026-08-10T10:09:00Z" w16du:dateUtc="2026-08-10T14:09:00Z">
        <w:r w:rsidDel="00540E95">
          <w:delText xml:space="preserve"> — a standards observation (stable short identifiers are a kindness) delivered by a struct.</w:delText>
        </w:r>
      </w:del>
    </w:p>
    <w:p w14:paraId="7BD88D78" w14:textId="4926B81D" w:rsidR="00E85F7A" w:rsidRDefault="00000000">
      <w:pPr>
        <w:pStyle w:val="BodyText"/>
      </w:pPr>
      <w:r>
        <w:rPr>
          <w:b/>
          <w:bCs/>
        </w:rPr>
        <w:t>Statens Museum for Kunst</w:t>
      </w:r>
      <w:r>
        <w:t xml:space="preserve"> is the friendliest API of the seven — true offset pagination, anonymous, clean JSON</w:t>
      </w:r>
      <w:ins w:id="179" w:author="Fabrício Kury" w:date="2026-08-10T10:10:00Z" w16du:dateUtc="2026-08-10T14:10:00Z">
        <w:r w:rsidR="00540E95">
          <w:t>,</w:t>
        </w:r>
      </w:ins>
      <w:del w:id="180" w:author="Fabrício Kury" w:date="2026-08-10T10:10:00Z" w16du:dateUtc="2026-08-10T14:10:00Z">
        <w:r w:rsidDel="00540E95">
          <w:delText xml:space="preserve"> —</w:delText>
        </w:r>
      </w:del>
      <w:r>
        <w:t xml:space="preserve"> with one perfect irony: its image server’s </w:t>
      </w:r>
      <w:r>
        <w:rPr>
          <w:rStyle w:val="VerbatimChar"/>
        </w:rPr>
        <w:t>info.json</w:t>
      </w:r>
      <w:r>
        <w:t xml:space="preserve"> </w:t>
      </w:r>
      <w:r>
        <w:rPr>
          <w:i/>
          <w:iCs/>
        </w:rPr>
        <w:t>advertises</w:t>
      </w:r>
      <w:r>
        <w:t xml:space="preserve"> WebP</w:t>
      </w:r>
      <w:del w:id="181" w:author="Fabrício Kury" w:date="2026-08-10T10:10:00Z" w16du:dateUtc="2026-08-10T14:10:00Z">
        <w:r w:rsidDel="00540E95">
          <w:delText>,</w:delText>
        </w:r>
      </w:del>
      <w:r>
        <w:t xml:space="preserve"> and returns 400 when asked for it. The one museum where capability negotiation would have changed p3a’s behavior is the one where negotiation lies. </w:t>
      </w:r>
      <w:del w:id="182" w:author="Fabrício Kury" w:date="2026-08-10T10:10:00Z" w16du:dateUtc="2026-08-10T14:10:00Z">
        <w:r w:rsidDel="009B06CD">
          <w:delText>(</w:delText>
        </w:r>
      </w:del>
      <w:r>
        <w:t xml:space="preserve">Its search API also returns empty results if asked to trim response fields, so its metadata-rich pages must be swallowed whole </w:t>
      </w:r>
      <w:ins w:id="183" w:author="Fabrício Kury" w:date="2026-08-10T10:10:00Z" w16du:dateUtc="2026-08-10T14:10:00Z">
        <w:r w:rsidR="009B06CD">
          <w:t>(</w:t>
        </w:r>
      </w:ins>
      <w:del w:id="184" w:author="Fabrício Kury" w:date="2026-08-10T10:10:00Z" w16du:dateUtc="2026-08-10T14:10:00Z">
        <w:r w:rsidDel="009B06CD">
          <w:delText xml:space="preserve">— </w:delText>
        </w:r>
      </w:del>
      <w:r>
        <w:t>512 KB of buffer for fifty artworks</w:t>
      </w:r>
      <w:ins w:id="185" w:author="Fabrício Kury" w:date="2026-08-10T10:10:00Z" w16du:dateUtc="2026-08-10T14:10:00Z">
        <w:r w:rsidR="009B06CD">
          <w:t>)</w:t>
        </w:r>
      </w:ins>
      <w:r>
        <w:t>.</w:t>
      </w:r>
      <w:del w:id="186" w:author="Fabrício Kury" w:date="2026-08-10T10:10:00Z" w16du:dateUtc="2026-08-10T14:10:00Z">
        <w:r w:rsidDel="009B06CD">
          <w:delText>)</w:delText>
        </w:r>
      </w:del>
    </w:p>
    <w:p w14:paraId="3DB82B5B" w14:textId="00C9B5C5" w:rsidR="00E85F7A" w:rsidRDefault="00000000">
      <w:pPr>
        <w:pStyle w:val="BodyText"/>
      </w:pPr>
      <w:r>
        <w:rPr>
          <w:b/>
          <w:bCs/>
        </w:rPr>
        <w:t>The Victoria and Albert Museum</w:t>
      </w:r>
      <w:r>
        <w:t xml:space="preserve"> </w:t>
      </w:r>
      <w:ins w:id="187" w:author="Fabrício Kury" w:date="2026-08-10T10:10:00Z" w16du:dateUtc="2026-08-10T14:10:00Z">
        <w:r w:rsidR="003E0654">
          <w:t xml:space="preserve">is the shortest adapter and </w:t>
        </w:r>
      </w:ins>
      <w:r>
        <w:t>mostly just works</w:t>
      </w:r>
      <w:ins w:id="188" w:author="Fabrício Kury" w:date="2026-08-10T10:10:00Z" w16du:dateUtc="2026-08-10T14:10:00Z">
        <w:r w:rsidR="003E0654">
          <w:t xml:space="preserve">, </w:t>
        </w:r>
      </w:ins>
      <w:del w:id="189" w:author="Fabrício Kury" w:date="2026-08-10T10:10:00Z" w16du:dateUtc="2026-08-10T14:10:00Z">
        <w:r w:rsidDel="003E0654">
          <w:delText xml:space="preserve"> — the shortest adapter — </w:delText>
        </w:r>
      </w:del>
      <w:r>
        <w:t xml:space="preserve">but computes </w:t>
      </w:r>
      <w:r>
        <w:rPr>
          <w:rStyle w:val="VerbatimChar"/>
        </w:rPr>
        <w:t>count = 0</w:t>
      </w:r>
      <w:r>
        <w:t xml:space="preserve"> for one facet type whenever the has-images filter is applied, so the browse layer enumerates that facet unfiltered and </w:t>
      </w:r>
      <w:commentRangeStart w:id="190"/>
      <w:r>
        <w:t>re-probes each term individually to recover honest counts.</w:t>
      </w:r>
      <w:commentRangeEnd w:id="190"/>
      <w:r w:rsidR="00E07B03">
        <w:rPr>
          <w:rStyle w:val="CommentReference"/>
          <w:sz w:val="24"/>
          <w:szCs w:val="24"/>
        </w:rPr>
        <w:commentReference w:id="190"/>
      </w:r>
    </w:p>
    <w:p w14:paraId="5D641826" w14:textId="77777777" w:rsidR="00E85F7A" w:rsidRDefault="00000000">
      <w:pPr>
        <w:pStyle w:val="BodyText"/>
      </w:pPr>
      <w:r>
        <w:t xml:space="preserve">None of these institutions is doing anything wrong, exactly. Each API is internally coherent and most are genuinely good. The point of the catalog is the </w:t>
      </w:r>
      <w:r>
        <w:rPr>
          <w:i/>
          <w:iCs/>
        </w:rPr>
        <w:t>variance</w:t>
      </w:r>
      <w:r>
        <w:t>: seven reasonable APIs are still seven APIs, and the client pays for each difference</w:t>
      </w:r>
      <w:del w:id="191" w:author="Fabrício Kury" w:date="2026-08-10T10:12:00Z" w16du:dateUtc="2026-08-10T14:12:00Z">
        <w:r w:rsidDel="00E07B03">
          <w:delText xml:space="preserve"> —</w:delText>
        </w:r>
      </w:del>
      <w:r>
        <w:t xml:space="preserve"> in code, in buffer sizes sized to the most verbose page (192 KB to 1 MB, per museum), and in failure modes that must each be learned once, the hard way.</w:t>
      </w:r>
    </w:p>
    <w:p w14:paraId="63FF5EB1" w14:textId="77777777" w:rsidR="00E85F7A" w:rsidRDefault="00000000">
      <w:pPr>
        <w:pStyle w:val="Heading2"/>
      </w:pPr>
      <w:bookmarkStart w:id="192" w:name="X37404b01cda49b19d52676100db2d2641b41da1"/>
      <w:bookmarkEnd w:id="132"/>
      <w:bookmarkEnd w:id="173"/>
      <w:r>
        <w:t>5. Could IIIF Presentation have been the missing layer?</w:t>
      </w:r>
    </w:p>
    <w:p w14:paraId="56E093ED" w14:textId="77777777" w:rsidR="00E85F7A" w:rsidRDefault="00000000">
      <w:pPr>
        <w:pStyle w:val="FirstParagraph"/>
      </w:pPr>
      <w:r>
        <w:t xml:space="preserve">A fair question at this point: IIIF has a second major specification, the Presentation API, whose Collections explicitly model “groups of things” [4]. My own early survey notes called it “strongly preferred… the natural carrier” for collection browsing. The shipped system uses none of it. Because the decision was made in the fog of development (with, candidly, </w:t>
      </w:r>
      <w:r>
        <w:lastRenderedPageBreak/>
        <w:t>an LLM’s hands on many of the levers), I re-examined it for this article with fresh probes of all seven institutions (2026-08-07). The answer is a confident no, on three independent grounds.</w:t>
      </w:r>
    </w:p>
    <w:p w14:paraId="0097CCF5" w14:textId="795605F5" w:rsidR="00E85F7A" w:rsidRDefault="00000000">
      <w:pPr>
        <w:pStyle w:val="BodyText"/>
      </w:pPr>
      <w:r>
        <w:rPr>
          <w:b/>
          <w:bCs/>
        </w:rPr>
        <w:t>Adoption.</w:t>
      </w:r>
      <w:r>
        <w:t xml:space="preserve"> Of the seven museums, exactly two publish a machine-discoverable IIIF Collection document</w:t>
      </w:r>
      <w:ins w:id="193" w:author="Fabrício Kury" w:date="2026-08-10T10:14:00Z" w16du:dateUtc="2026-08-10T14:14:00Z">
        <w:r w:rsidR="00377326">
          <w:t>,</w:t>
        </w:r>
      </w:ins>
      <w:del w:id="194" w:author="Fabrício Kury" w:date="2026-08-10T10:14:00Z" w16du:dateUtc="2026-08-10T14:14:00Z">
        <w:r w:rsidDel="00377326">
          <w:delText xml:space="preserve"> —</w:delText>
        </w:r>
      </w:del>
      <w:r>
        <w:t xml:space="preserve"> and both broke at precisely the level where enumeration would begin. Harvard advertises a Presentation collection root whose single child, </w:t>
      </w:r>
      <w:r>
        <w:rPr>
          <w:i/>
          <w:iCs/>
        </w:rPr>
        <w:t>Objects</w:t>
      </w:r>
      <w:r>
        <w:t xml:space="preserve">, returns HTTP 500. Wellcome — the strongest adopter, with a handsome top-level tree that even materializes facet axes as sub-collections — returned 503 for both facet children I probed. Chicago’s </w:t>
      </w:r>
      <w:r>
        <w:rPr>
          <w:rStyle w:val="VerbatimChar"/>
        </w:rPr>
        <w:t>/iiif/2/collection</w:t>
      </w:r>
      <w:r>
        <w:t xml:space="preserve"> URL is parsed by its image server as an image named “collection” (redirecting to an </w:t>
      </w:r>
      <w:r>
        <w:rPr>
          <w:rStyle w:val="VerbatimChar"/>
        </w:rPr>
        <w:t>info.json</w:t>
      </w:r>
      <w:r>
        <w:t xml:space="preserve"> that does not exist); the V&amp;A’s manifest host has no collection surface; SMK advertises none; the Smithsonian’s documentation does not mention Presentation at all. Six of seven do serve lovely per-artwork </w:t>
      </w:r>
      <w:r>
        <w:rPr>
          <w:i/>
          <w:iCs/>
        </w:rPr>
        <w:t>manifests</w:t>
      </w:r>
      <w:ins w:id="195" w:author="Fabrício Kury" w:date="2026-08-10T10:13:00Z" w16du:dateUtc="2026-08-10T14:13:00Z">
        <w:r w:rsidR="00377326">
          <w:t>,</w:t>
        </w:r>
      </w:ins>
      <w:del w:id="196" w:author="Fabrício Kury" w:date="2026-08-10T10:13:00Z" w16du:dateUtc="2026-08-10T14:13:00Z">
        <w:r w:rsidDel="00377326">
          <w:delText xml:space="preserve"> —</w:delText>
        </w:r>
      </w:del>
      <w:r>
        <w:t xml:space="preserve"> but a manifest is addressed by an object id that only the search API can supply, so manifests presuppose discovery rather than provide it.</w:t>
      </w:r>
    </w:p>
    <w:p w14:paraId="5A9E8F05" w14:textId="2DBC9237" w:rsidR="00E85F7A" w:rsidRDefault="00000000">
      <w:pPr>
        <w:pStyle w:val="BodyText"/>
      </w:pPr>
      <w:r>
        <w:rPr>
          <w:b/>
          <w:bCs/>
        </w:rPr>
        <w:t>Specification.</w:t>
      </w:r>
      <w:r>
        <w:t xml:space="preserve"> Even under perfect adoption, the current spec cannot express what a browsing client asks. Presentation 3.0 scopes itself to what a viewer needs to render an object, and says plainly that discovery and harvesting are not what it provides: its Collections are ordered trees of references, with no paging construct (version 2.1’s paging properties were removed), no item counts, no offset access, no facets, and no metadata search — search is delegated to the Content Search API, which searches annotation text </w:t>
      </w:r>
      <w:r>
        <w:rPr>
          <w:i/>
          <w:iCs/>
        </w:rPr>
        <w:t>within</w:t>
      </w:r>
      <w:r>
        <w:t xml:space="preserve"> a single object, and cross-collection discovery to the Change Discovery API, a harvester’s feed that presumes the client maintains its own index. That last assumption deserves underlining: the IIIF discovery model is </w:t>
      </w:r>
      <w:r>
        <w:rPr>
          <w:i/>
          <w:iCs/>
        </w:rPr>
        <w:t>build a search engine, then query your copy</w:t>
      </w:r>
      <w:r>
        <w:t>. A microcontroller cannot be a harvester; it needs the institution’s index, queryable in place</w:t>
      </w:r>
      <w:del w:id="197" w:author="Fabrício Kury" w:date="2026-08-10T10:15:00Z" w16du:dateUtc="2026-08-10T14:15:00Z">
        <w:r w:rsidDel="000A3D90">
          <w:delText xml:space="preserve"> —</w:delText>
        </w:r>
      </w:del>
      <w:ins w:id="198" w:author="Fabrício Kury" w:date="2026-08-10T10:15:00Z" w16du:dateUtc="2026-08-10T14:15:00Z">
        <w:r w:rsidR="000A3D90">
          <w:t>,</w:t>
        </w:r>
      </w:ins>
      <w:r>
        <w:t xml:space="preserve"> which is exactly what every museum’s bespoke search API is.</w:t>
      </w:r>
    </w:p>
    <w:p w14:paraId="0FE19F9E" w14:textId="77777777" w:rsidR="00E85F7A" w:rsidRDefault="00000000">
      <w:pPr>
        <w:pStyle w:val="BodyText"/>
      </w:pPr>
      <w:r>
        <w:rPr>
          <w:b/>
          <w:bCs/>
        </w:rPr>
        <w:t>Economics.</w:t>
      </w:r>
      <w:r>
        <w:t xml:space="preserve"> Measured the same day: one bespoke search page delivers 50–100 artworks, with image identifiers inline, in 14–185 KB — Chicago manages about 142 bytes per artwork. The Presentation equivalent is a tree walk plus one manifest per artwork (2.5 KB at Chicago, 107 KB at Wellcome, where a single manifest weighs as much as an entire hundred-work catalog page). For a standard 1,024-artwork channel that is ten-to-twenty requests versus a thousand — a 50–100× multiplier for a client that pays TLS per request — and at the end of it the client still has no counts and no offsets.</w:t>
      </w:r>
    </w:p>
    <w:p w14:paraId="5DB52572" w14:textId="7F1E2DA7" w:rsidR="00E85F7A" w:rsidRDefault="00000000">
      <w:pPr>
        <w:pStyle w:val="BodyText"/>
      </w:pPr>
      <w:r>
        <w:t xml:space="preserve">The Rijksmuseum adapter, fittingly, is the exception that measures the rule: its Linked Art walk </w:t>
      </w:r>
      <w:r>
        <w:rPr>
          <w:i/>
          <w:iCs/>
        </w:rPr>
        <w:t>is</w:t>
      </w:r>
      <w:r>
        <w:t xml:space="preserve"> the standards-based discovery path, working in production — at the price of cursor-only access, offset emulation, and three extra fetches per artwork.</w:t>
      </w:r>
      <w:del w:id="199" w:author="Fabrício Kury" w:date="2026-08-10T10:16:00Z" w16du:dateUtc="2026-08-10T14:16:00Z">
        <w:r w:rsidDel="000F0848">
          <w:delText xml:space="preserve"> Reader, </w:delText>
        </w:r>
      </w:del>
      <w:ins w:id="200" w:author="Fabrício Kury" w:date="2026-08-10T10:16:00Z" w16du:dateUtc="2026-08-10T14:16:00Z">
        <w:r w:rsidR="000F0848">
          <w:t xml:space="preserve"> </w:t>
        </w:r>
      </w:ins>
      <w:del w:id="201" w:author="Fabrício Kury" w:date="2026-08-10T10:16:00Z" w16du:dateUtc="2026-08-10T14:16:00Z">
        <w:r w:rsidDel="000F0848">
          <w:delText>t</w:delText>
        </w:r>
      </w:del>
      <w:ins w:id="202" w:author="Fabrício Kury" w:date="2026-08-10T10:16:00Z" w16du:dateUtc="2026-08-10T14:16:00Z">
        <w:r w:rsidR="000F0848">
          <w:t>T</w:t>
        </w:r>
      </w:ins>
      <w:r>
        <w:t xml:space="preserve">he conclusion I did not expect to reach: p3a’s split </w:t>
      </w:r>
      <w:ins w:id="203" w:author="Fabrício Kury" w:date="2026-08-10T10:16:00Z" w16du:dateUtc="2026-08-10T14:16:00Z">
        <w:r w:rsidR="000F0848">
          <w:t>(</w:t>
        </w:r>
      </w:ins>
      <w:del w:id="204" w:author="Fabrício Kury" w:date="2026-08-10T10:16:00Z" w16du:dateUtc="2026-08-10T14:16:00Z">
        <w:r w:rsidDel="000F0848">
          <w:delText xml:space="preserve">— </w:delText>
        </w:r>
      </w:del>
      <w:r>
        <w:t>bespoke search API for discovery, IIIF for pixels</w:t>
      </w:r>
      <w:ins w:id="205" w:author="Fabrício Kury" w:date="2026-08-10T10:16:00Z" w16du:dateUtc="2026-08-10T14:16:00Z">
        <w:r w:rsidR="000F0848">
          <w:t xml:space="preserve">) </w:t>
        </w:r>
      </w:ins>
      <w:del w:id="206" w:author="Fabrício Kury" w:date="2026-08-10T10:16:00Z" w16du:dateUtc="2026-08-10T14:16:00Z">
        <w:r w:rsidDel="000F0848">
          <w:delText xml:space="preserve"> — </w:delText>
        </w:r>
      </w:del>
      <w:r>
        <w:t>is not a pragmatic betrayal of the standard. It is the division of labor the IIIF specifications themselves prescribe. The gap between “there should be a standard way to browse collections” and “there is one” is real, known to the IIIF community, and</w:t>
      </w:r>
      <w:ins w:id="207" w:author="Fabrício Kury" w:date="2026-08-10T10:16:00Z" w16du:dateUtc="2026-08-10T14:16:00Z">
        <w:r w:rsidR="000F0848">
          <w:t xml:space="preserve">, </w:t>
        </w:r>
      </w:ins>
      <w:del w:id="208" w:author="Fabrício Kury" w:date="2026-08-10T10:16:00Z" w16du:dateUtc="2026-08-10T14:16:00Z">
        <w:r w:rsidDel="000F0848">
          <w:delText xml:space="preserve"> — </w:delText>
        </w:r>
      </w:del>
      <w:r>
        <w:t>as the adoption findings above suggest</w:t>
      </w:r>
      <w:ins w:id="209" w:author="Fabrício Kury" w:date="2026-08-10T10:16:00Z" w16du:dateUtc="2026-08-10T14:16:00Z">
        <w:r w:rsidR="000F0848">
          <w:t>,</w:t>
        </w:r>
      </w:ins>
      <w:del w:id="210" w:author="Fabrício Kury" w:date="2026-08-10T10:16:00Z" w16du:dateUtc="2026-08-10T14:16:00Z">
        <w:r w:rsidDel="000F0848">
          <w:delText xml:space="preserve"> —</w:delText>
        </w:r>
      </w:del>
      <w:r>
        <w:t xml:space="preserve"> unlikely to be closed by Presentation Collections as they stand.</w:t>
      </w:r>
    </w:p>
    <w:p w14:paraId="096A7756" w14:textId="77777777" w:rsidR="00E85F7A" w:rsidRDefault="00000000">
      <w:pPr>
        <w:pStyle w:val="Heading2"/>
      </w:pPr>
      <w:bookmarkStart w:id="211" w:name="being-a-polite-client"/>
      <w:bookmarkEnd w:id="192"/>
      <w:r>
        <w:lastRenderedPageBreak/>
        <w:t>6. Being a polite client</w:t>
      </w:r>
    </w:p>
    <w:p w14:paraId="5470C774" w14:textId="77777777" w:rsidR="00E85F7A" w:rsidRDefault="00000000">
      <w:pPr>
        <w:pStyle w:val="FirstParagraph"/>
      </w:pPr>
      <w:r>
        <w:t>A device that lives in living rooms and refreshes museum APIs on a timer had better be a good citizen, and several of p3a’s mechanisms exist purely for politeness. They double as a working example of what “a well-behaved small client” can mean, so I list them.</w:t>
      </w:r>
    </w:p>
    <w:p w14:paraId="05A0833D" w14:textId="77777777" w:rsidR="00E85F7A" w:rsidRDefault="00000000">
      <w:pPr>
        <w:pStyle w:val="BodyText"/>
      </w:pPr>
      <w:r>
        <w:rPr>
          <w:b/>
          <w:bCs/>
        </w:rPr>
        <w:t>Identify yourself.</w:t>
      </w:r>
      <w:r>
        <w:t xml:space="preserve"> Every request carries an identifying User-Agent with a contact email (Chicago asks for this explicitly via a custom header; the Smithsonian, as noted, enforces the spirit of it with a firewall).</w:t>
      </w:r>
    </w:p>
    <w:p w14:paraId="79D76352" w14:textId="77777777" w:rsidR="00E85F7A" w:rsidRDefault="00000000">
      <w:pPr>
        <w:pStyle w:val="BodyText"/>
      </w:pPr>
      <w:r>
        <w:rPr>
          <w:b/>
          <w:bCs/>
        </w:rPr>
        <w:t xml:space="preserve">Honor </w:t>
      </w:r>
      <w:r>
        <w:rPr>
          <w:rStyle w:val="VerbatimChar"/>
          <w:b/>
          <w:bCs/>
        </w:rPr>
        <w:t>Retry-After</w:t>
      </w:r>
      <w:r>
        <w:rPr>
          <w:b/>
          <w:bCs/>
        </w:rPr>
        <w:t>, remember it, share it.</w:t>
      </w:r>
      <w:r>
        <w:t xml:space="preserve"> Each museum has a cooldown slot on the device; any HTTP 429 engages it — honoring </w:t>
      </w:r>
      <w:r>
        <w:rPr>
          <w:rStyle w:val="VerbatimChar"/>
        </w:rPr>
        <w:t>Retry-After</w:t>
      </w:r>
      <w:r>
        <w:t xml:space="preserve"> when present (capped at an hour), defaulting to sixty seconds otherwise — and every layer that issues requests (refresh, downloads, the Rijksmuseum resolver) checks it before dialing out. Cooldowns only extend, never shorten.</w:t>
      </w:r>
    </w:p>
    <w:p w14:paraId="570A286A" w14:textId="127FCA3A" w:rsidR="00E85F7A" w:rsidRDefault="00000000">
      <w:pPr>
        <w:pStyle w:val="BodyText"/>
      </w:pPr>
      <w:r>
        <w:rPr>
          <w:b/>
          <w:bCs/>
        </w:rPr>
        <w:t>One budget per household.</w:t>
      </w:r>
      <w:r>
        <w:t xml:space="preserve"> The subtle one: p3a’s browse UI runs in the user’s browser and queries museum APIs directly, so browser and device share one public IP</w:t>
      </w:r>
      <w:del w:id="212" w:author="Fabrício Kury" w:date="2026-08-10T10:18:00Z" w16du:dateUtc="2026-08-10T14:18:00Z">
        <w:r w:rsidDel="007E642A">
          <w:delText xml:space="preserve"> —</w:delText>
        </w:r>
      </w:del>
      <w:r>
        <w:t xml:space="preserve"> and museum rate limits are per-IP. The two halves therefore share the budget explicitly: when the browse UI receives a 429 from a museum, it reports it to the device (</w:t>
      </w:r>
      <w:r>
        <w:rPr>
          <w:rStyle w:val="VerbatimChar"/>
        </w:rPr>
        <w:t>POST /api/museum/rate-limits/report-429</w:t>
      </w:r>
      <w:r>
        <w:t>), engaging the same cooldown the device’s own traffic would; before expensive browse operations, the UI polls the device’s cooldown table and waits its turn.</w:t>
      </w:r>
      <w:del w:id="213" w:author="Fabrício Kury" w:date="2026-08-10T10:18:00Z" w16du:dateUtc="2026-08-10T14:18:00Z">
        <w:r w:rsidDel="007E642A">
          <w:delText xml:space="preserve"> Without this, the user browsing Chicago’s departments on a phone would silently spend the refresh budget of the frame on the shelf beside them.</w:delText>
        </w:r>
      </w:del>
    </w:p>
    <w:p w14:paraId="3BBD4C71" w14:textId="70BC9479" w:rsidR="00E85F7A" w:rsidRDefault="00000000">
      <w:pPr>
        <w:pStyle w:val="BodyText"/>
      </w:pPr>
      <w:r>
        <w:rPr>
          <w:b/>
          <w:bCs/>
        </w:rPr>
        <w:t>Pace even when allowed.</w:t>
      </w:r>
      <w:r>
        <w:t xml:space="preserve"> Page fetches during refresh sleep 150–200 milliseconds between requests; browse-time probes cap their concurrency; the whole device allows itself two TLS connections</w:t>
      </w:r>
      <w:ins w:id="214" w:author="Fabrício Kury" w:date="2026-08-10T10:19:00Z" w16du:dateUtc="2026-08-10T14:19:00Z">
        <w:r w:rsidR="00B60D92">
          <w:t xml:space="preserve"> at the same time</w:t>
        </w:r>
      </w:ins>
      <w:r>
        <w:t>. A full channel refresh costs roughly 41–82 API calls against daily quotas of 1,000–2,500 where quotas exist</w:t>
      </w:r>
      <w:ins w:id="215" w:author="Fabrício Kury" w:date="2026-08-10T10:19:00Z" w16du:dateUtc="2026-08-10T14:19:00Z">
        <w:r w:rsidR="006C3D32">
          <w:t>,</w:t>
        </w:r>
      </w:ins>
      <w:del w:id="216" w:author="Fabrício Kury" w:date="2026-08-10T10:19:00Z" w16du:dateUtc="2026-08-10T14:19:00Z">
        <w:r w:rsidDel="006C3D32">
          <w:delText xml:space="preserve"> —</w:delText>
        </w:r>
      </w:del>
      <w:r>
        <w:t xml:space="preserve"> and runs every four days.</w:t>
      </w:r>
    </w:p>
    <w:p w14:paraId="682A4E09" w14:textId="4AB0085C" w:rsidR="00E85F7A" w:rsidDel="00AC291A" w:rsidRDefault="00000000">
      <w:pPr>
        <w:pStyle w:val="BodyText"/>
        <w:rPr>
          <w:del w:id="217" w:author="Fabrício Kury" w:date="2026-08-10T10:19:00Z" w16du:dateUtc="2026-08-10T14:19:00Z"/>
        </w:rPr>
      </w:pPr>
      <w:del w:id="218" w:author="Fabrício Kury" w:date="2026-08-10T10:19:00Z" w16du:dateUtc="2026-08-10T14:19:00Z">
        <w:r w:rsidDel="00AC291A">
          <w:delText xml:space="preserve">In candor, one designed mechanism was never built: a defensive cooldown after repeated </w:delText>
        </w:r>
        <w:r w:rsidDel="00AC291A">
          <w:rPr>
            <w:i/>
            <w:iCs/>
          </w:rPr>
          <w:delText>connection</w:delText>
        </w:r>
        <w:r w:rsidDel="00AC291A">
          <w:delText xml:space="preserve"> failures (as opposed to 429s) exists in p3a’s design document and nowhere in its code. Every system carries a to-do list; articles that pretend otherwise are resented by their own authors within the year.</w:delText>
        </w:r>
      </w:del>
    </w:p>
    <w:p w14:paraId="3A0097F2" w14:textId="77777777" w:rsidR="00E85F7A" w:rsidRDefault="00000000">
      <w:pPr>
        <w:pStyle w:val="BodyText"/>
      </w:pPr>
      <w:r>
        <w:rPr>
          <w:noProof/>
        </w:rPr>
        <w:drawing>
          <wp:inline distT="0" distB="0" distL="0" distR="0" wp14:anchorId="313DFE14" wp14:editId="324909E7">
            <wp:extent cx="5334000" cy="291509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Users/fab/F/Estudo/Tecnologia/p3a/repo/docs/outreach/code4lib-journal/figure-2-architecture.png"/>
                    <pic:cNvPicPr>
                      <a:picLocks noChangeAspect="1" noChangeArrowheads="1"/>
                    </pic:cNvPicPr>
                  </pic:nvPicPr>
                  <pic:blipFill>
                    <a:blip r:embed="rId12"/>
                    <a:stretch>
                      <a:fillRect/>
                    </a:stretch>
                  </pic:blipFill>
                  <pic:spPr bwMode="auto">
                    <a:xfrm>
                      <a:off x="0" y="0"/>
                      <a:ext cx="5334000" cy="2915093"/>
                    </a:xfrm>
                    <a:prstGeom prst="rect">
                      <a:avLst/>
                    </a:prstGeom>
                    <a:noFill/>
                    <a:ln w="9525">
                      <a:noFill/>
                      <a:headEnd/>
                      <a:tailEnd/>
                    </a:ln>
                  </pic:spPr>
                </pic:pic>
              </a:graphicData>
            </a:graphic>
          </wp:inline>
        </w:drawing>
      </w:r>
    </w:p>
    <w:p w14:paraId="43D1EF3D" w14:textId="77777777" w:rsidR="00E85F7A" w:rsidRDefault="00000000">
      <w:pPr>
        <w:pStyle w:val="BodyText"/>
      </w:pPr>
      <w:r>
        <w:rPr>
          <w:b/>
          <w:bCs/>
        </w:rPr>
        <w:lastRenderedPageBreak/>
        <w:t>Figure 2.</w:t>
      </w:r>
      <w:r>
        <w:t xml:space="preserve"> Discovery, delivery, and the shared rate-limit budget: the browse UI (in the user’s browser) queries museum search APIs directly and reports any 429 to the device; the device refreshes listings, downloads images over the IIIF Image API, and holds the per-museum cooldown table both halves consult. </w:t>
      </w:r>
      <w:r>
        <w:rPr>
          <w:i/>
          <w:iCs/>
        </w:rPr>
        <w:t xml:space="preserve">(File: </w:t>
      </w:r>
      <w:r>
        <w:rPr>
          <w:rStyle w:val="VerbatimChar"/>
          <w:i/>
          <w:iCs/>
        </w:rPr>
        <w:t>figure-2-architecture.svg</w:t>
      </w:r>
      <w:r>
        <w:rPr>
          <w:i/>
          <w:iCs/>
        </w:rPr>
        <w:t xml:space="preserve"> in this folder; to be rasterized to PNG ≤500 px for submission.)</w:t>
      </w:r>
    </w:p>
    <w:p w14:paraId="67D3C635" w14:textId="77777777" w:rsidR="00E85F7A" w:rsidRDefault="00000000">
      <w:pPr>
        <w:pStyle w:val="Heading2"/>
      </w:pPr>
      <w:bookmarkStart w:id="219" w:name="what-a-64-byte-budget-clarifies"/>
      <w:bookmarkEnd w:id="211"/>
      <w:r>
        <w:t>7. What a 64-byte budget clarifies</w:t>
      </w:r>
    </w:p>
    <w:p w14:paraId="4267D14C" w14:textId="68427FD5" w:rsidR="00E85F7A" w:rsidRDefault="00000000">
      <w:pPr>
        <w:pStyle w:val="FirstParagraph"/>
      </w:pPr>
      <w:r>
        <w:t>p3a stores each artwork as a 64-byte record: a hash, dimensions, a timestamp, one byte for file type, and 48 bytes for the museum’s image identifier.</w:t>
      </w:r>
      <w:ins w:id="220" w:author="Fabrício Kury" w:date="2026-08-10T10:21:00Z" w16du:dateUtc="2026-08-10T14:21:00Z">
        <w:r w:rsidR="00CF599F">
          <w:t xml:space="preserve"> This budget directly </w:t>
        </w:r>
      </w:ins>
      <w:ins w:id="221" w:author="Fabrício Kury" w:date="2026-08-10T10:22:00Z" w16du:dateUtc="2026-08-10T14:22:00Z">
        <w:r w:rsidR="00950B0A">
          <w:t>translates into</w:t>
        </w:r>
      </w:ins>
      <w:ins w:id="222" w:author="Fabrício Kury" w:date="2026-08-10T10:21:00Z" w16du:dateUtc="2026-08-10T14:21:00Z">
        <w:r w:rsidR="00CF599F">
          <w:t xml:space="preserve"> how many artworks </w:t>
        </w:r>
      </w:ins>
      <w:ins w:id="223" w:author="Fabrício Kury" w:date="2026-08-10T10:22:00Z" w16du:dateUtc="2026-08-10T14:22:00Z">
        <w:r w:rsidR="00950B0A">
          <w:t>the device</w:t>
        </w:r>
      </w:ins>
      <w:ins w:id="224" w:author="Fabrício Kury" w:date="2026-08-10T10:21:00Z" w16du:dateUtc="2026-08-10T14:21:00Z">
        <w:r w:rsidR="00CF599F">
          <w:t xml:space="preserve"> can rotate </w:t>
        </w:r>
      </w:ins>
      <w:ins w:id="225" w:author="Fabrício Kury" w:date="2026-08-10T10:22:00Z" w16du:dateUtc="2026-08-10T14:22:00Z">
        <w:r w:rsidR="00950B0A">
          <w:t>simultan</w:t>
        </w:r>
        <w:r w:rsidR="00AC26A4">
          <w:t>e</w:t>
        </w:r>
        <w:r w:rsidR="00950B0A">
          <w:t>ously</w:t>
        </w:r>
      </w:ins>
      <w:ins w:id="226" w:author="Fabrício Kury" w:date="2026-08-10T10:23:00Z" w16du:dateUtc="2026-08-10T14:23:00Z">
        <w:r w:rsidR="00D2246C">
          <w:t xml:space="preserve"> (</w:t>
        </w:r>
      </w:ins>
      <w:ins w:id="227" w:author="Fabrício Kury" w:date="2026-08-10T10:24:00Z" w16du:dateUtc="2026-08-10T14:24:00Z">
        <w:r w:rsidR="00AA44AC">
          <w:t xml:space="preserve">by design, p3a is limited to simultaneously playing </w:t>
        </w:r>
      </w:ins>
      <w:commentRangeStart w:id="228"/>
      <w:ins w:id="229" w:author="Fabrício Kury" w:date="2026-08-10T10:23:00Z" w16du:dateUtc="2026-08-10T14:23:00Z">
        <w:r w:rsidR="00D2246C">
          <w:t>64 channels with 4,096 artworks each</w:t>
        </w:r>
      </w:ins>
      <w:commentRangeEnd w:id="228"/>
      <w:r w:rsidR="00AA44AC">
        <w:rPr>
          <w:rStyle w:val="CommentReference"/>
          <w:sz w:val="24"/>
          <w:szCs w:val="24"/>
        </w:rPr>
        <w:commentReference w:id="228"/>
      </w:r>
      <w:ins w:id="230" w:author="Fabrício Kury" w:date="2026-08-10T10:23:00Z" w16du:dateUtc="2026-08-10T14:23:00Z">
        <w:r w:rsidR="00D2246C">
          <w:t>)</w:t>
        </w:r>
      </w:ins>
      <w:ins w:id="231" w:author="Fabrício Kury" w:date="2026-08-10T10:21:00Z" w16du:dateUtc="2026-08-10T14:21:00Z">
        <w:r w:rsidR="00CF599F">
          <w:t>.</w:t>
        </w:r>
      </w:ins>
      <w:r>
        <w:t xml:space="preserve"> There is something clarifying about a budget this tight</w:t>
      </w:r>
      <w:ins w:id="232" w:author="Fabrício Kury" w:date="2026-08-10T10:21:00Z" w16du:dateUtc="2026-08-10T14:21:00Z">
        <w:r w:rsidR="00CF599F">
          <w:t>:</w:t>
        </w:r>
      </w:ins>
      <w:del w:id="233" w:author="Fabrício Kury" w:date="2026-08-10T10:21:00Z" w16du:dateUtc="2026-08-10T14:21:00Z">
        <w:r w:rsidDel="00CF599F">
          <w:delText xml:space="preserve"> —</w:delText>
        </w:r>
      </w:del>
      <w:r>
        <w:t xml:space="preserve"> it converts vague API preferences into sharp, testable requirements, and I offer the conversions as data points from the small end of the client spectrum:</w:t>
      </w:r>
    </w:p>
    <w:p w14:paraId="23D5159F" w14:textId="77777777" w:rsidR="00E85F7A" w:rsidRDefault="00000000">
      <w:pPr>
        <w:pStyle w:val="Compact"/>
        <w:numPr>
          <w:ilvl w:val="0"/>
          <w:numId w:val="3"/>
        </w:numPr>
      </w:pPr>
      <w:r>
        <w:rPr>
          <w:b/>
          <w:bCs/>
        </w:rPr>
        <w:t>Identifier length is an interoperability property.</w:t>
      </w:r>
      <w:r>
        <w:t xml:space="preserve"> Chicago’s image UUIDs (36 characters), Harvard’s URNs (about 25), Micrio’s short ids (about 8) all fit in 48 bytes; anything longer is silently unusable. When Wellcome filters by label instead of id, the limit bites visibly (§4.4).</w:t>
      </w:r>
    </w:p>
    <w:p w14:paraId="40AB3367" w14:textId="77777777" w:rsidR="00E85F7A" w:rsidRDefault="00000000">
      <w:pPr>
        <w:pStyle w:val="Compact"/>
        <w:numPr>
          <w:ilvl w:val="0"/>
          <w:numId w:val="3"/>
        </w:numPr>
      </w:pPr>
      <w:r>
        <w:rPr>
          <w:b/>
          <w:bCs/>
        </w:rPr>
        <w:t xml:space="preserve">Identifier </w:t>
      </w:r>
      <w:r>
        <w:rPr>
          <w:b/>
          <w:bCs/>
          <w:i/>
          <w:iCs/>
        </w:rPr>
        <w:t>stability</w:t>
      </w:r>
      <w:r>
        <w:rPr>
          <w:b/>
          <w:bCs/>
        </w:rPr>
        <w:t xml:space="preserve"> is one too.</w:t>
      </w:r>
      <w:r>
        <w:t xml:space="preserve"> The record survives firmware updates, cache rebuilds, and re-listings; identifiers that drift </w:t>
      </w:r>
      <w:commentRangeStart w:id="234"/>
      <w:r>
        <w:t>orphan their own files</w:t>
      </w:r>
      <w:commentRangeEnd w:id="234"/>
      <w:r w:rsidR="00EE796D">
        <w:rPr>
          <w:rStyle w:val="CommentReference"/>
          <w:sz w:val="24"/>
          <w:szCs w:val="24"/>
        </w:rPr>
        <w:commentReference w:id="234"/>
      </w:r>
      <w:r>
        <w:t>.</w:t>
      </w:r>
    </w:p>
    <w:p w14:paraId="02DFCA91" w14:textId="2FE9BF9E" w:rsidR="00E85F7A" w:rsidRDefault="00000000">
      <w:pPr>
        <w:pStyle w:val="Compact"/>
        <w:numPr>
          <w:ilvl w:val="0"/>
          <w:numId w:val="3"/>
        </w:numPr>
      </w:pPr>
      <w:r>
        <w:rPr>
          <w:b/>
          <w:bCs/>
        </w:rPr>
        <w:t>One byte of state is enough — barely.</w:t>
      </w:r>
      <w:r>
        <w:t xml:space="preserve"> The file-type byte moonlights as the Rijksmuseum resolver’s state machine: two reserved values mean “not yet resolved” and “given up”. When a re-listing offers an unresolved record where a resolved one already sits, the merge must decline the downgrade or it would orphan the very file it already downloaded. Every embedded byte ends up doing two jobs</w:t>
      </w:r>
      <w:del w:id="235" w:author="Fabrício Kury" w:date="2026-08-10T10:26:00Z" w16du:dateUtc="2026-08-10T14:26:00Z">
        <w:r w:rsidDel="004B625A">
          <w:delText>; the second job is where the bugs live</w:delText>
        </w:r>
      </w:del>
      <w:r>
        <w:t>.</w:t>
      </w:r>
    </w:p>
    <w:p w14:paraId="5E6ACF7A" w14:textId="2047376B" w:rsidR="00E85F7A" w:rsidRDefault="00000000">
      <w:pPr>
        <w:pStyle w:val="Compact"/>
        <w:numPr>
          <w:ilvl w:val="0"/>
          <w:numId w:val="3"/>
        </w:numPr>
      </w:pPr>
      <w:r>
        <w:rPr>
          <w:b/>
          <w:bCs/>
        </w:rPr>
        <w:t>Verbosity is a tax paid in RAM.</w:t>
      </w:r>
      <w:r>
        <w:t xml:space="preserve"> The spread between Chicago’s 142 bytes per listed artwork and SMK’s ~3,700 is, on a laptop, invisible; on this device it is the difference between a 192 KB and a 512 KB parse buffer, allocated for the lifetime of a refresh.</w:t>
      </w:r>
      <w:ins w:id="236" w:author="Fabrício Kury" w:date="2026-08-10T10:27:00Z" w16du:dateUtc="2026-08-10T14:27:00Z">
        <w:r w:rsidR="001D26AE">
          <w:t xml:space="preserve"> Furthermore, not all RAM in the ESP32-P4 device are equal, and </w:t>
        </w:r>
      </w:ins>
      <w:ins w:id="237" w:author="Fabrício Kury" w:date="2026-08-10T10:28:00Z" w16du:dateUtc="2026-08-10T14:28:00Z">
        <w:r w:rsidR="001D26AE">
          <w:t>at times</w:t>
        </w:r>
      </w:ins>
      <w:ins w:id="238" w:author="Fabrício Kury" w:date="2026-08-10T10:27:00Z" w16du:dateUtc="2026-08-10T14:27:00Z">
        <w:r w:rsidR="001D26AE">
          <w:t xml:space="preserve"> parts of the computation</w:t>
        </w:r>
      </w:ins>
      <w:ins w:id="239" w:author="Fabrício Kury" w:date="2026-08-10T10:28:00Z" w16du:dateUtc="2026-08-10T14:28:00Z">
        <w:r w:rsidR="001D26AE">
          <w:t>s</w:t>
        </w:r>
      </w:ins>
      <w:ins w:id="240" w:author="Fabrício Kury" w:date="2026-08-10T10:27:00Z" w16du:dateUtc="2026-08-10T14:27:00Z">
        <w:r w:rsidR="001D26AE">
          <w:t xml:space="preserve"> can onl</w:t>
        </w:r>
      </w:ins>
      <w:ins w:id="241" w:author="Fabrício Kury" w:date="2026-08-10T10:28:00Z" w16du:dateUtc="2026-08-10T14:28:00Z">
        <w:r w:rsidR="001D26AE">
          <w:t>y be done using internal SRAM (768 KB) as opposed to PSRAM (32 MB).</w:t>
        </w:r>
      </w:ins>
    </w:p>
    <w:p w14:paraId="42A65B02" w14:textId="77777777" w:rsidR="00E85F7A" w:rsidRDefault="00000000">
      <w:pPr>
        <w:pStyle w:val="FirstParagraph"/>
      </w:pPr>
      <w:r>
        <w:t>None of this asks museums to design for microcontrollers. It asks something cheaper: that the properties small clients depend on — short stable ids, lean listings, honest capability advertisements — be recognized as compatibility surface, not implementation detail.</w:t>
      </w:r>
    </w:p>
    <w:p w14:paraId="02FE247C" w14:textId="77777777" w:rsidR="00E85F7A" w:rsidRDefault="00000000">
      <w:pPr>
        <w:pStyle w:val="Heading2"/>
      </w:pPr>
      <w:bookmarkStart w:id="242" w:name="Xb77068331cf88325311f3219a8256e49f2a5d23"/>
      <w:bookmarkEnd w:id="219"/>
      <w:r>
        <w:t>8. Discussion: what would help, and what is changing</w:t>
      </w:r>
    </w:p>
    <w:p w14:paraId="6ACA6AD5" w14:textId="65CE76DD" w:rsidR="00E85F7A" w:rsidRDefault="00000000">
      <w:pPr>
        <w:pStyle w:val="FirstParagraph"/>
      </w:pPr>
      <w:r>
        <w:t>Distilled from seven integrations, a short generic checklist</w:t>
      </w:r>
      <w:ins w:id="243" w:author="Fabrício Kury" w:date="2026-08-10T10:29:00Z" w16du:dateUtc="2026-08-10T14:29:00Z">
        <w:r w:rsidR="00C860F6">
          <w:t>.</w:t>
        </w:r>
      </w:ins>
      <w:del w:id="244" w:author="Fabrício Kury" w:date="2026-08-10T10:29:00Z" w16du:dateUtc="2026-08-10T14:29:00Z">
        <w:r w:rsidDel="00C860F6">
          <w:delText xml:space="preserve"> —</w:delText>
        </w:r>
      </w:del>
      <w:r>
        <w:t xml:space="preserve"> </w:t>
      </w:r>
      <w:ins w:id="245" w:author="Fabrício Kury" w:date="2026-08-10T10:29:00Z" w16du:dateUtc="2026-08-10T14:29:00Z">
        <w:r w:rsidR="00C860F6">
          <w:t>E</w:t>
        </w:r>
      </w:ins>
      <w:del w:id="246" w:author="Fabrício Kury" w:date="2026-08-10T10:29:00Z" w16du:dateUtc="2026-08-10T14:29:00Z">
        <w:r w:rsidDel="00C860F6">
          <w:delText>e</w:delText>
        </w:r>
      </w:del>
      <w:r>
        <w:t>very item on it already exists in at least one of the seven APIs, so this is curation</w:t>
      </w:r>
      <w:del w:id="247" w:author="Fabrício Kury" w:date="2026-08-10T10:29:00Z" w16du:dateUtc="2026-08-10T14:29:00Z">
        <w:r w:rsidDel="00C860F6">
          <w:delText>,</w:delText>
        </w:r>
      </w:del>
      <w:r>
        <w:t xml:space="preserve"> not invention:</w:t>
      </w:r>
    </w:p>
    <w:p w14:paraId="727159A6" w14:textId="77777777" w:rsidR="00E85F7A" w:rsidRDefault="00000000">
      <w:pPr>
        <w:pStyle w:val="Compact"/>
        <w:numPr>
          <w:ilvl w:val="0"/>
          <w:numId w:val="4"/>
        </w:numPr>
      </w:pPr>
      <w:r>
        <w:rPr>
          <w:b/>
          <w:bCs/>
        </w:rPr>
        <w:t>Inline image identifiers in search results.</w:t>
      </w:r>
      <w:r>
        <w:t xml:space="preserve"> The single biggest determinant of client cost. One field turns N+1 requests into 1.</w:t>
      </w:r>
    </w:p>
    <w:p w14:paraId="01893835" w14:textId="77777777" w:rsidR="00E85F7A" w:rsidRDefault="00000000">
      <w:pPr>
        <w:pStyle w:val="Compact"/>
        <w:numPr>
          <w:ilvl w:val="0"/>
          <w:numId w:val="4"/>
        </w:numPr>
      </w:pPr>
      <w:r>
        <w:rPr>
          <w:b/>
          <w:bCs/>
        </w:rPr>
        <w:lastRenderedPageBreak/>
        <w:t>True offset pagination with totals.</w:t>
      </w:r>
      <w:r>
        <w:t xml:space="preserve"> Cursors force sequential walks; caps that appear only empirically force adapters to learn them empirically.</w:t>
      </w:r>
    </w:p>
    <w:p w14:paraId="083E0952" w14:textId="77777777" w:rsidR="00E85F7A" w:rsidRDefault="00000000">
      <w:pPr>
        <w:pStyle w:val="Compact"/>
        <w:numPr>
          <w:ilvl w:val="0"/>
          <w:numId w:val="4"/>
        </w:numPr>
      </w:pPr>
      <w:r>
        <w:rPr>
          <w:b/>
          <w:bCs/>
        </w:rPr>
        <w:t>A filter meaning “displayable image actually included”,</w:t>
      </w:r>
      <w:r>
        <w:t xml:space="preserve"> that composes with other filters and reflects permissions, not just file existence.</w:t>
      </w:r>
    </w:p>
    <w:p w14:paraId="4EF84DE1" w14:textId="1AA11B88" w:rsidR="00E85F7A" w:rsidRDefault="00000000">
      <w:pPr>
        <w:pStyle w:val="Compact"/>
        <w:numPr>
          <w:ilvl w:val="0"/>
          <w:numId w:val="4"/>
        </w:numPr>
      </w:pPr>
      <w:r>
        <w:rPr>
          <w:rStyle w:val="VerbatimChar"/>
          <w:b/>
          <w:bCs/>
        </w:rPr>
        <w:t>Retry-After</w:t>
      </w:r>
      <w:r>
        <w:rPr>
          <w:b/>
          <w:bCs/>
        </w:rPr>
        <w:t xml:space="preserve"> on every 429</w:t>
      </w:r>
      <w:del w:id="248" w:author="Fabrício Kury" w:date="2026-08-10T10:30:00Z" w16du:dateUtc="2026-08-10T14:30:00Z">
        <w:r w:rsidDel="006B4206">
          <w:delText xml:space="preserve"> </w:delText>
        </w:r>
      </w:del>
      <w:ins w:id="249" w:author="Fabrício Kury" w:date="2026-08-10T10:30:00Z" w16du:dateUtc="2026-08-10T14:30:00Z">
        <w:r w:rsidR="006B4206">
          <w:t>.</w:t>
        </w:r>
      </w:ins>
      <w:del w:id="250" w:author="Fabrício Kury" w:date="2026-08-10T10:30:00Z" w16du:dateUtc="2026-08-10T14:30:00Z">
        <w:r w:rsidDel="006B4206">
          <w:delText>—</w:delText>
        </w:r>
      </w:del>
      <w:r>
        <w:t xml:space="preserve"> </w:t>
      </w:r>
      <w:ins w:id="251" w:author="Fabrício Kury" w:date="2026-08-10T10:30:00Z" w16du:dateUtc="2026-08-10T14:30:00Z">
        <w:r w:rsidR="006B4206">
          <w:t>C</w:t>
        </w:r>
      </w:ins>
      <w:del w:id="252" w:author="Fabrício Kury" w:date="2026-08-10T10:30:00Z" w16du:dateUtc="2026-08-10T14:30:00Z">
        <w:r w:rsidDel="006B4206">
          <w:delText>c</w:delText>
        </w:r>
      </w:del>
      <w:r>
        <w:t>lients that want to comply can only comply with what is stated.</w:t>
      </w:r>
    </w:p>
    <w:p w14:paraId="26D093D5" w14:textId="77777777" w:rsidR="00E85F7A" w:rsidRDefault="00000000">
      <w:pPr>
        <w:pStyle w:val="Compact"/>
        <w:numPr>
          <w:ilvl w:val="0"/>
          <w:numId w:val="4"/>
        </w:numPr>
      </w:pPr>
      <w:r>
        <w:rPr>
          <w:b/>
          <w:bCs/>
        </w:rPr>
        <w:t>Reject loudly.</w:t>
      </w:r>
      <w:r>
        <w:t xml:space="preserve"> An HTTP error for a rejected request; a WAF that says 200 turns every downstream parser into a liar.</w:t>
      </w:r>
    </w:p>
    <w:p w14:paraId="2AC42181" w14:textId="5D66446A" w:rsidR="00E85F7A" w:rsidRDefault="00000000">
      <w:pPr>
        <w:pStyle w:val="Compact"/>
        <w:numPr>
          <w:ilvl w:val="0"/>
          <w:numId w:val="4"/>
        </w:numPr>
      </w:pPr>
      <w:r>
        <w:rPr>
          <w:b/>
          <w:bCs/>
        </w:rPr>
        <w:t>Advertise only what is served</w:t>
      </w:r>
      <w:del w:id="253" w:author="Fabrício Kury" w:date="2026-08-10T10:30:00Z" w16du:dateUtc="2026-08-10T14:30:00Z">
        <w:r w:rsidDel="006B4206">
          <w:delText xml:space="preserve"> </w:delText>
        </w:r>
      </w:del>
      <w:ins w:id="254" w:author="Fabrício Kury" w:date="2026-08-10T10:30:00Z" w16du:dateUtc="2026-08-10T14:30:00Z">
        <w:r w:rsidR="006B4206">
          <w:t>.</w:t>
        </w:r>
      </w:ins>
      <w:del w:id="255" w:author="Fabrício Kury" w:date="2026-08-10T10:30:00Z" w16du:dateUtc="2026-08-10T14:30:00Z">
        <w:r w:rsidDel="006B4206">
          <w:delText>—</w:delText>
        </w:r>
      </w:del>
      <w:r>
        <w:t xml:space="preserve"> </w:t>
      </w:r>
      <w:del w:id="256" w:author="Fabrício Kury" w:date="2026-08-10T10:30:00Z" w16du:dateUtc="2026-08-10T14:30:00Z">
        <w:r w:rsidDel="006B4206">
          <w:delText>a</w:delText>
        </w:r>
      </w:del>
      <w:ins w:id="257" w:author="Fabrício Kury" w:date="2026-08-10T10:30:00Z" w16du:dateUtc="2026-08-10T14:30:00Z">
        <w:r w:rsidR="006B4206">
          <w:t>A</w:t>
        </w:r>
      </w:ins>
      <w:r>
        <w:t xml:space="preserve">n </w:t>
      </w:r>
      <w:r>
        <w:rPr>
          <w:rStyle w:val="VerbatimChar"/>
        </w:rPr>
        <w:t>info.json</w:t>
      </w:r>
      <w:r>
        <w:t xml:space="preserve"> is a promise, and small clients are the ones that believe it.</w:t>
      </w:r>
    </w:p>
    <w:p w14:paraId="41462482" w14:textId="56ABE0C2" w:rsidR="00E85F7A" w:rsidRDefault="00000000">
      <w:pPr>
        <w:pStyle w:val="Compact"/>
        <w:numPr>
          <w:ilvl w:val="0"/>
          <w:numId w:val="4"/>
        </w:numPr>
      </w:pPr>
      <w:r>
        <w:rPr>
          <w:b/>
          <w:bCs/>
        </w:rPr>
        <w:t>Document the sharp edges</w:t>
      </w:r>
      <w:del w:id="258" w:author="Fabrício Kury" w:date="2026-08-10T10:30:00Z" w16du:dateUtc="2026-08-10T14:30:00Z">
        <w:r w:rsidDel="006B4206">
          <w:delText xml:space="preserve"> </w:delText>
        </w:r>
      </w:del>
      <w:ins w:id="259" w:author="Fabrício Kury" w:date="2026-08-10T10:30:00Z" w16du:dateUtc="2026-08-10T14:30:00Z">
        <w:r w:rsidR="006B4206">
          <w:t>.</w:t>
        </w:r>
      </w:ins>
      <w:del w:id="260" w:author="Fabrício Kury" w:date="2026-08-10T10:30:00Z" w16du:dateUtc="2026-08-10T14:30:00Z">
        <w:r w:rsidDel="006B4206">
          <w:delText>—</w:delText>
        </w:r>
      </w:del>
      <w:ins w:id="261" w:author="Fabrício Kury" w:date="2026-08-10T10:30:00Z" w16du:dateUtc="2026-08-10T14:30:00Z">
        <w:r w:rsidR="006B4206">
          <w:t xml:space="preserve"> </w:t>
        </w:r>
      </w:ins>
      <w:del w:id="262" w:author="Fabrício Kury" w:date="2026-08-10T10:30:00Z" w16du:dateUtc="2026-08-10T14:30:00Z">
        <w:r w:rsidDel="006B4206">
          <w:delText xml:space="preserve"> r</w:delText>
        </w:r>
      </w:del>
      <w:ins w:id="263" w:author="Fabrício Kury" w:date="2026-08-10T10:30:00Z" w16du:dateUtc="2026-08-10T14:30:00Z">
        <w:r w:rsidR="006B4206">
          <w:t>R</w:t>
        </w:r>
      </w:ins>
      <w:r>
        <w:t>esult-window caps, key-quota floors, permission gates. Every undocumented limit in this article was learned</w:t>
      </w:r>
      <w:del w:id="264" w:author="Fabrício Kury" w:date="2026-08-10T10:30:00Z" w16du:dateUtc="2026-08-10T14:30:00Z">
        <w:r w:rsidDel="006B4206">
          <w:delText xml:space="preserve"> </w:delText>
        </w:r>
      </w:del>
      <w:ins w:id="265" w:author="Fabrício Kury" w:date="2026-08-10T10:30:00Z" w16du:dateUtc="2026-08-10T14:30:00Z">
        <w:r w:rsidR="006B4206">
          <w:t xml:space="preserve"> by </w:t>
        </w:r>
      </w:ins>
      <w:ins w:id="266" w:author="Fabrício Kury" w:date="2026-08-10T10:31:00Z" w16du:dateUtc="2026-08-10T14:31:00Z">
        <w:r w:rsidR="006B4206">
          <w:t>trial and error</w:t>
        </w:r>
      </w:ins>
      <w:del w:id="267" w:author="Fabrício Kury" w:date="2026-08-10T10:30:00Z" w16du:dateUtc="2026-08-10T14:30:00Z">
        <w:r w:rsidDel="006B4206">
          <w:delText>by a device in someone’s home hitting it</w:delText>
        </w:r>
      </w:del>
      <w:r>
        <w:t>.</w:t>
      </w:r>
    </w:p>
    <w:p w14:paraId="3AF3767A" w14:textId="4AF0B0A5" w:rsidR="00E85F7A" w:rsidRDefault="00000000">
      <w:pPr>
        <w:pStyle w:val="FirstParagraph"/>
      </w:pPr>
      <w:r>
        <w:t>Two broader observations from the 2026 landscape, briefly. First, museum APIs are mortal: in the months around this writing, NYPL’s Digital Collections API was retired and several smaller museum APIs quietly died; any client that embeds institutions must plan for their endpoints’ absence (p3a carries per-source kill switches). Second, bot defense is becoming a first-class compatibility issue: WAFs and fingerprint-based challenges now front several otherwise-open cultural APIs, and a legitimate small client is collateral unless “identify yourself honestly” remains a sufficient answer. Both trends raise the value of everything IIIF got right</w:t>
      </w:r>
      <w:ins w:id="268" w:author="Fabrício Kury" w:date="2026-08-10T10:31:00Z" w16du:dateUtc="2026-08-10T14:31:00Z">
        <w:r w:rsidR="00D540D8">
          <w:t>.</w:t>
        </w:r>
      </w:ins>
      <w:del w:id="269" w:author="Fabrício Kury" w:date="2026-08-10T10:31:00Z" w16du:dateUtc="2026-08-10T14:31:00Z">
        <w:r w:rsidDel="00D540D8">
          <w:delText xml:space="preserve"> —</w:delText>
        </w:r>
      </w:del>
      <w:r>
        <w:t xml:space="preserve"> </w:t>
      </w:r>
      <w:ins w:id="270" w:author="Fabrício Kury" w:date="2026-08-10T10:31:00Z" w16du:dateUtc="2026-08-10T14:31:00Z">
        <w:r w:rsidR="00D540D8">
          <w:t>T</w:t>
        </w:r>
      </w:ins>
      <w:del w:id="271" w:author="Fabrício Kury" w:date="2026-08-10T10:31:00Z" w16du:dateUtc="2026-08-10T14:31:00Z">
        <w:r w:rsidDel="00D540D8">
          <w:delText>t</w:delText>
        </w:r>
      </w:del>
      <w:r>
        <w:t>he Image API’s uniformity is precisely what makes a seven-museum client maintainable by one person and their language models.</w:t>
      </w:r>
    </w:p>
    <w:p w14:paraId="29150BB3" w14:textId="61C4A471" w:rsidR="00E85F7A" w:rsidRDefault="00000000">
      <w:pPr>
        <w:pStyle w:val="BodyText"/>
      </w:pPr>
      <w:r>
        <w:t>As far as I have been able to determine — searching discuss.iiif.io, the IIIF Consortium’s news archive, this Journal’s back catalog, and the open web — no prior IIIF Image API client implemented in microcontroller firmware has been described</w:t>
      </w:r>
      <w:del w:id="272" w:author="Fabrício Kury" w:date="2026-08-10T10:32:00Z" w16du:dateUtc="2026-08-10T14:32:00Z">
        <w:r w:rsidDel="00D540D8">
          <w:delText>. I make the claim in its weakest form and would genuinely welcome correction; establishing prior art would be a contribution to this article’s subject, not a blow to it.</w:delText>
        </w:r>
      </w:del>
      <w:ins w:id="273" w:author="Fabrício Kury" w:date="2026-08-10T10:32:00Z" w16du:dateUtc="2026-08-10T14:32:00Z">
        <w:r w:rsidR="00D540D8">
          <w:t>.</w:t>
        </w:r>
      </w:ins>
    </w:p>
    <w:p w14:paraId="276EA2A7" w14:textId="77777777" w:rsidR="00E85F7A" w:rsidRDefault="00000000">
      <w:pPr>
        <w:pStyle w:val="Heading2"/>
      </w:pPr>
      <w:bookmarkStart w:id="274" w:name="conclusion"/>
      <w:bookmarkEnd w:id="242"/>
      <w:r>
        <w:t>9. Conclusion</w:t>
      </w:r>
    </w:p>
    <w:p w14:paraId="5A62A53A" w14:textId="495AC7E0" w:rsidR="00E85F7A" w:rsidRDefault="00000000">
      <w:pPr>
        <w:pStyle w:val="FirstParagraph"/>
      </w:pPr>
      <w:r>
        <w:t>The IIIF Image API kept a promise</w:t>
      </w:r>
      <w:del w:id="275" w:author="Fabrício Kury" w:date="2026-08-10T10:32:00Z" w16du:dateUtc="2026-08-10T14:32:00Z">
        <w:r w:rsidDel="00D540D8">
          <w:delText xml:space="preserve"> that standards rarely keep at this scale</w:delText>
        </w:r>
      </w:del>
      <w:r>
        <w:t>: seven institutions, seven image stacks, one line of client code. The discovery layer above it remains a per-museum negotiation</w:t>
      </w:r>
      <w:ins w:id="276" w:author="Fabrício Kury" w:date="2026-08-10T10:33:00Z" w16du:dateUtc="2026-08-10T14:33:00Z">
        <w:r w:rsidR="00D540D8">
          <w:t xml:space="preserve">, </w:t>
        </w:r>
      </w:ins>
      <w:del w:id="277" w:author="Fabrício Kury" w:date="2026-08-10T10:33:00Z" w16du:dateUtc="2026-08-10T14:33:00Z">
        <w:r w:rsidDel="00D540D8">
          <w:delText xml:space="preserve"> — </w:delText>
        </w:r>
      </w:del>
      <w:r>
        <w:t xml:space="preserve">not because museums ignored a standard, but because the standard IIIF offers there is scoped for viewers and harvesters, not for small clients asking </w:t>
      </w:r>
      <w:del w:id="278" w:author="Fabrício Kury" w:date="2026-08-10T10:36:00Z" w16du:dateUtc="2026-08-10T14:36:00Z">
        <w:r w:rsidDel="00D540D8">
          <w:delText xml:space="preserve">small </w:delText>
        </w:r>
      </w:del>
      <w:ins w:id="279" w:author="Fabrício Kury" w:date="2026-08-10T10:36:00Z" w16du:dateUtc="2026-08-10T14:36:00Z">
        <w:r w:rsidR="00D540D8">
          <w:t>contained</w:t>
        </w:r>
        <w:r w:rsidR="00D540D8">
          <w:t xml:space="preserve"> </w:t>
        </w:r>
      </w:ins>
      <w:r>
        <w:t xml:space="preserve">questions (“what’s in this </w:t>
      </w:r>
      <w:ins w:id="280" w:author="Fabrício Kury" w:date="2026-08-10T10:36:00Z" w16du:dateUtc="2026-08-10T14:36:00Z">
        <w:r w:rsidR="00D540D8">
          <w:t xml:space="preserve">particular </w:t>
        </w:r>
      </w:ins>
      <w:r>
        <w:t xml:space="preserve">collection? how many? give me </w:t>
      </w:r>
      <w:ins w:id="281" w:author="Fabrício Kury" w:date="2026-08-10T10:36:00Z" w16du:dateUtc="2026-08-10T14:36:00Z">
        <w:r w:rsidR="00D540D8">
          <w:t xml:space="preserve">items </w:t>
        </w:r>
      </w:ins>
      <w:r>
        <w:t>400–499”). A $40 microcontroller turns out to be a usefully honest instrument for measuring that gap: everything implicit becomes a buffer size, a request count, or a byte.</w:t>
      </w:r>
    </w:p>
    <w:p w14:paraId="156983A1" w14:textId="3E110739" w:rsidR="00E85F7A" w:rsidRDefault="00000000">
      <w:pPr>
        <w:pStyle w:val="BodyText"/>
      </w:pPr>
      <w:r>
        <w:t xml:space="preserve">The frame on my desk </w:t>
      </w:r>
      <w:ins w:id="282" w:author="Fabrício Kury" w:date="2026-08-10T10:37:00Z" w16du:dateUtc="2026-08-10T14:37:00Z">
        <w:r w:rsidR="00E911B3">
          <w:t>was</w:t>
        </w:r>
      </w:ins>
      <w:del w:id="283" w:author="Fabrício Kury" w:date="2026-08-10T10:37:00Z" w16du:dateUtc="2026-08-10T14:37:00Z">
        <w:r w:rsidDel="00E911B3">
          <w:delText>is</w:delText>
        </w:r>
      </w:del>
      <w:r>
        <w:t xml:space="preserve"> showing a Degas pastel it fetched from Chicago this morning, sized to the pixel, over an API someone maintains so that anyone</w:t>
      </w:r>
      <w:ins w:id="284" w:author="Fabrício Kury" w:date="2026-08-10T10:37:00Z" w16du:dateUtc="2026-08-10T14:37:00Z">
        <w:r w:rsidR="00977386">
          <w:t xml:space="preserve">, </w:t>
        </w:r>
      </w:ins>
      <w:del w:id="285" w:author="Fabrício Kury" w:date="2026-08-10T10:37:00Z" w16du:dateUtc="2026-08-10T14:37:00Z">
        <w:r w:rsidDel="00977386">
          <w:delText xml:space="preserve"> — </w:delText>
        </w:r>
      </w:del>
      <w:r>
        <w:t>apparently including a microcontroller</w:t>
      </w:r>
      <w:ins w:id="286" w:author="Fabrício Kury" w:date="2026-08-10T10:37:00Z" w16du:dateUtc="2026-08-10T14:37:00Z">
        <w:r w:rsidR="00977386">
          <w:t>,</w:t>
        </w:r>
      </w:ins>
      <w:del w:id="287" w:author="Fabrício Kury" w:date="2026-08-10T10:37:00Z" w16du:dateUtc="2026-08-10T14:37:00Z">
        <w:r w:rsidDel="00977386">
          <w:delText xml:space="preserve"> —</w:delText>
        </w:r>
      </w:del>
      <w:r>
        <w:t xml:space="preserve"> can ask. Next on its roadmap is the Cleveland Museum of Art, whose API ranks, by</w:t>
      </w:r>
      <w:ins w:id="288" w:author="Fabrício Kury" w:date="2026-08-10T10:38:00Z" w16du:dateUtc="2026-08-10T14:38:00Z">
        <w:r w:rsidR="00977386">
          <w:t xml:space="preserve"> </w:t>
        </w:r>
      </w:ins>
      <w:del w:id="289" w:author="Fabrício Kury" w:date="2026-08-10T10:38:00Z" w16du:dateUtc="2026-08-10T14:38:00Z">
        <w:r w:rsidDel="00977386">
          <w:delText xml:space="preserve"> the </w:delText>
        </w:r>
      </w:del>
      <w:r>
        <w:t xml:space="preserve">measures developed here, friendlier than </w:t>
      </w:r>
      <w:del w:id="290" w:author="Fabrício Kury" w:date="2026-08-10T10:38:00Z" w16du:dateUtc="2026-08-10T14:38:00Z">
        <w:r w:rsidDel="00977386">
          <w:delText xml:space="preserve">several </w:delText>
        </w:r>
      </w:del>
      <w:ins w:id="291" w:author="Fabrício Kury" w:date="2026-08-10T10:38:00Z" w16du:dateUtc="2026-08-10T14:38:00Z">
        <w:r w:rsidR="00977386">
          <w:t xml:space="preserve">some </w:t>
        </w:r>
      </w:ins>
      <w:r>
        <w:t>already shipped. The queue of museums worth thanking is not getting shorter.</w:t>
      </w:r>
    </w:p>
    <w:p w14:paraId="0BEB7E00" w14:textId="77777777" w:rsidR="00E85F7A" w:rsidRDefault="00000000">
      <w:pPr>
        <w:pStyle w:val="Heading2"/>
      </w:pPr>
      <w:bookmarkStart w:id="292" w:name="acknowledgments-and-disclosure"/>
      <w:bookmarkEnd w:id="274"/>
      <w:r>
        <w:lastRenderedPageBreak/>
        <w:t>Acknowledgments and disclosure</w:t>
      </w:r>
    </w:p>
    <w:p w14:paraId="644D768D" w14:textId="28EE62BE" w:rsidR="00E85F7A" w:rsidRDefault="00000000">
      <w:pPr>
        <w:pStyle w:val="FirstParagraph"/>
      </w:pPr>
      <w:r>
        <w:t xml:space="preserve">p3a is open source (Apache 2.0) at </w:t>
      </w:r>
      <w:ins w:id="293" w:author="Fabrício Kury" w:date="2026-08-10T10:38:00Z" w16du:dateUtc="2026-08-10T14:38:00Z">
        <w:r w:rsidR="007713CB">
          <w:fldChar w:fldCharType="begin"/>
        </w:r>
        <w:r w:rsidR="007713CB">
          <w:instrText>HYPERLINK "https://</w:instrText>
        </w:r>
      </w:ins>
      <w:r w:rsidR="007713CB">
        <w:instrText>github.com/fabkury/p3a</w:instrText>
      </w:r>
      <w:ins w:id="294" w:author="Fabrício Kury" w:date="2026-08-10T10:38:00Z" w16du:dateUtc="2026-08-10T14:38:00Z">
        <w:r w:rsidR="007713CB">
          <w:instrText>"</w:instrText>
        </w:r>
        <w:r w:rsidR="007713CB">
          <w:fldChar w:fldCharType="separate"/>
        </w:r>
        <w:r w:rsidR="007713CB" w:rsidRPr="004038B2">
          <w:rPr>
            <w:rStyle w:val="Hyperlink"/>
          </w:rPr>
          <w:t>https://</w:t>
        </w:r>
      </w:ins>
      <w:r w:rsidR="007713CB" w:rsidRPr="004038B2">
        <w:rPr>
          <w:rStyle w:val="Hyperlink"/>
        </w:rPr>
        <w:t>github.com/fabkury/p3a</w:t>
      </w:r>
      <w:ins w:id="295" w:author="Fabrício Kury" w:date="2026-08-10T10:38:00Z" w16du:dateUtc="2026-08-10T14:38:00Z">
        <w:r w:rsidR="007713CB">
          <w:fldChar w:fldCharType="end"/>
        </w:r>
      </w:ins>
      <w:r>
        <w:t xml:space="preserve">; the seven adapters described here are in </w:t>
      </w:r>
      <w:r>
        <w:rPr>
          <w:rStyle w:val="VerbatimChar"/>
        </w:rPr>
        <w:t>components/art_institution/</w:t>
      </w:r>
      <w:r>
        <w:t>. The project</w:t>
      </w:r>
      <w:del w:id="296" w:author="Fabrício Kury" w:date="2026-08-10T10:38:00Z" w16du:dateUtc="2026-08-10T14:38:00Z">
        <w:r w:rsidDel="007713CB">
          <w:delText xml:space="preserve"> —</w:delText>
        </w:r>
      </w:del>
      <w:r>
        <w:t xml:space="preserve"> and this article’s endpoint probes of 2026-08-07</w:t>
      </w:r>
      <w:del w:id="297" w:author="Fabrício Kury" w:date="2026-08-10T10:38:00Z" w16du:dateUtc="2026-08-10T14:38:00Z">
        <w:r w:rsidDel="007713CB">
          <w:delText xml:space="preserve"> —</w:delText>
        </w:r>
      </w:del>
      <w:r>
        <w:t xml:space="preserve"> were produced with substantial AI assistance: development in the Cursor IDE (using a variety of models, including Anthropic’s) and with Claude Code (primarily the newest Opus-class model available at the time). This article was likewise drafted with AI assistance and </w:t>
      </w:r>
      <w:ins w:id="298" w:author="Fabrício Kury" w:date="2026-08-10T10:39:00Z" w16du:dateUtc="2026-08-10T14:39:00Z">
        <w:r w:rsidR="007713CB">
          <w:t xml:space="preserve">fully </w:t>
        </w:r>
      </w:ins>
      <w:r>
        <w:t>revised by the author, who verified the technical claims and takes sole responsibility for the content. The author has no financial interest in any product, service, or institution discussed; p3a and Makapix Club are noncommercial open-source projects; the author has no affiliation with Anthropic, Cursor, or any museum named.</w:t>
      </w:r>
    </w:p>
    <w:p w14:paraId="0AC9F40A" w14:textId="77777777" w:rsidR="00E85F7A" w:rsidRDefault="00000000">
      <w:pPr>
        <w:pStyle w:val="Heading2"/>
      </w:pPr>
      <w:bookmarkStart w:id="299" w:name="about-the-author"/>
      <w:bookmarkEnd w:id="292"/>
      <w:r>
        <w:t>About the author</w:t>
      </w:r>
    </w:p>
    <w:p w14:paraId="00A3DDEE" w14:textId="38BC5CD7" w:rsidR="00E85F7A" w:rsidRDefault="00000000">
      <w:pPr>
        <w:pStyle w:val="FirstParagraph"/>
      </w:pPr>
      <w:r>
        <w:t>Fabrício Kury (</w:t>
      </w:r>
      <w:ins w:id="300" w:author="Fabrício Kury" w:date="2026-08-10T10:39:00Z" w16du:dateUtc="2026-08-10T14:39:00Z">
        <w:r w:rsidR="00314827">
          <w:t>fab</w:t>
        </w:r>
      </w:ins>
      <w:del w:id="301" w:author="Fabrício Kury" w:date="2026-08-10T10:39:00Z" w16du:dateUtc="2026-08-10T14:39:00Z">
        <w:r w:rsidDel="00314827">
          <w:delText>pub</w:delText>
        </w:r>
      </w:del>
      <w:r>
        <w:t>@kury.dev, github.com/fabkury) is a biomedical informatician in New York City. He currently works with Medicare claims data analytics at Sparx, Inc.</w:t>
      </w:r>
    </w:p>
    <w:p w14:paraId="2985B314" w14:textId="77777777" w:rsidR="00E85F7A" w:rsidRDefault="00000000">
      <w:pPr>
        <w:pStyle w:val="Heading2"/>
      </w:pPr>
      <w:bookmarkStart w:id="302" w:name="references"/>
      <w:bookmarkEnd w:id="299"/>
      <w:r>
        <w:t>References</w:t>
      </w:r>
    </w:p>
    <w:p w14:paraId="0933C1EA" w14:textId="77777777" w:rsidR="00E85F7A" w:rsidRDefault="00000000">
      <w:pPr>
        <w:pStyle w:val="FirstParagraph"/>
      </w:pPr>
      <w:r>
        <w:rPr>
          <w:i/>
          <w:iCs/>
        </w:rPr>
        <w:t>(CSE style to be finalized at submission; URLs verified 2026-08-08.)</w:t>
      </w:r>
    </w:p>
    <w:p w14:paraId="21A2DD1A" w14:textId="77777777" w:rsidR="00E85F7A" w:rsidRDefault="00000000">
      <w:pPr>
        <w:pStyle w:val="BodyText"/>
      </w:pPr>
      <w:r>
        <w:t>[1] Kury F. p3a: Wi-Fi pixel art player. https://github.com/fabkury/p3a</w:t>
      </w:r>
    </w:p>
    <w:p w14:paraId="0008FB4A" w14:textId="77777777" w:rsidR="00E85F7A" w:rsidRDefault="00000000">
      <w:pPr>
        <w:pStyle w:val="BodyText"/>
      </w:pPr>
      <w:r>
        <w:t>[2] Appleby M, Crane T, Sanderson R, Stroop J, Warner S. IIIF Image API 3.0 (and 2.1). IIIF Consortium. https://iiif.io/api/image/</w:t>
      </w:r>
    </w:p>
    <w:p w14:paraId="739CF0A0" w14:textId="77777777" w:rsidR="00E85F7A" w:rsidRDefault="00000000">
      <w:pPr>
        <w:pStyle w:val="BodyText"/>
      </w:pPr>
      <w:r>
        <w:t>[3] Rijksmuseum. Collection data &amp; APIs. https://data.rijksmuseum.nl/</w:t>
      </w:r>
    </w:p>
    <w:p w14:paraId="66C82F29" w14:textId="77777777" w:rsidR="00E85F7A" w:rsidRDefault="00000000">
      <w:pPr>
        <w:pStyle w:val="BodyText"/>
      </w:pPr>
      <w:r>
        <w:t>[4] Appleby M, Crane T, Sanderson R, Stroop J, Warner S. IIIF Presentation API 3.0. IIIF Consortium. https://iiif.io/api/presentation/3.0/</w:t>
      </w:r>
    </w:p>
    <w:p w14:paraId="28C61F86" w14:textId="77777777" w:rsidR="00E85F7A" w:rsidRDefault="00000000">
      <w:pPr>
        <w:pStyle w:val="BodyText"/>
      </w:pPr>
      <w:r>
        <w:t>[5] Art Institute of Chicago. API documentation. https://api.artic.edu/docs/</w:t>
      </w:r>
    </w:p>
    <w:p w14:paraId="53B4132C" w14:textId="77777777" w:rsidR="00E85F7A" w:rsidRDefault="00000000">
      <w:pPr>
        <w:pStyle w:val="BodyText"/>
      </w:pPr>
      <w:r>
        <w:t>[6] Victoria and Albert Museum. Collections API. https://developers.vam.ac.uk/</w:t>
      </w:r>
    </w:p>
    <w:p w14:paraId="3E50615E" w14:textId="77777777" w:rsidR="00E85F7A" w:rsidRDefault="00000000">
      <w:pPr>
        <w:pStyle w:val="BodyText"/>
      </w:pPr>
      <w:r>
        <w:t>[7] Wellcome Collection. Catalogue API. https://developers.wellcomecollection.org/</w:t>
      </w:r>
    </w:p>
    <w:p w14:paraId="2CB41995" w14:textId="77777777" w:rsidR="00E85F7A" w:rsidRDefault="00000000">
      <w:pPr>
        <w:pStyle w:val="BodyText"/>
      </w:pPr>
      <w:r>
        <w:t>[8] Statens Museum for Kunst. SMK API. https://api.smk.dk/api/v1/docs/</w:t>
      </w:r>
    </w:p>
    <w:p w14:paraId="14463915" w14:textId="77777777" w:rsidR="00E85F7A" w:rsidRDefault="00000000">
      <w:pPr>
        <w:pStyle w:val="BodyText"/>
      </w:pPr>
      <w:r>
        <w:t>[9] Harvard Art Museums. API documentation. https://github.com/harvardartmuseums/api-docs</w:t>
      </w:r>
    </w:p>
    <w:p w14:paraId="650886D6" w14:textId="77777777" w:rsidR="00E85F7A" w:rsidRDefault="00000000">
      <w:pPr>
        <w:pStyle w:val="BodyText"/>
      </w:pPr>
      <w:r>
        <w:t>[10] Smithsonian Institution. Open Access API. https://edan.si.edu/openaccess/docs/</w:t>
      </w:r>
    </w:p>
    <w:p w14:paraId="1329A007" w14:textId="77777777" w:rsidR="00E85F7A" w:rsidRDefault="00000000">
      <w:pPr>
        <w:pStyle w:val="BodyText"/>
      </w:pPr>
      <w:r>
        <w:t>[11] IIIF Consortium. Change Discovery API 1.0. https://iiif.io/api/discovery/1.0/</w:t>
      </w:r>
      <w:bookmarkEnd w:id="0"/>
      <w:bookmarkEnd w:id="302"/>
    </w:p>
    <w:sectPr w:rsidR="00E85F7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Fabrício Kury" w:date="2026-08-09T12:15:00Z" w:initials="FK">
    <w:p w14:paraId="66D21251" w14:textId="77777777" w:rsidR="00CC66B3" w:rsidRDefault="00CC66B3" w:rsidP="00CC66B3">
      <w:pPr>
        <w:pStyle w:val="CommentText"/>
      </w:pPr>
      <w:r>
        <w:rPr>
          <w:rStyle w:val="CommentReference"/>
        </w:rPr>
        <w:annotationRef/>
      </w:r>
      <w:r>
        <w:t>Artwork metadata is not absent. It just can’t be stored for all cached artworks, for obvious reasons (too much memory for the small device). The mechanism for obtaining artwork metadata in p3a is the info-button on the web app. It works like this: while the device is displaying artwork X, if the user presses info-button on the web app the browser (not the device itself) queries the corresponding server to obtain the metadata of the current artwork. Notice that this metadata retrieval step is also different per-source, not standardized by IIIF.</w:t>
      </w:r>
    </w:p>
  </w:comment>
  <w:comment w:id="122" w:author="Fabrício Kury" w:date="2026-08-10T09:51:00Z" w:initials="FK">
    <w:p w14:paraId="3EF6BDE2" w14:textId="77777777" w:rsidR="008A3D40" w:rsidRDefault="008A3D40" w:rsidP="008A3D40">
      <w:pPr>
        <w:pStyle w:val="CommentText"/>
      </w:pPr>
      <w:r>
        <w:rPr>
          <w:rStyle w:val="CommentReference"/>
        </w:rPr>
        <w:annotationRef/>
      </w:r>
      <w:r>
        <w:t>What fourteen months are you talking about? This claim is probably wrong and might be better if just removed.</w:t>
      </w:r>
    </w:p>
  </w:comment>
  <w:comment w:id="130" w:author="Fabrício Kury" w:date="2026-08-10T09:55:00Z" w:initials="FK">
    <w:p w14:paraId="0099331B" w14:textId="77777777" w:rsidR="008A3D40" w:rsidRDefault="008A3D40" w:rsidP="008A3D40">
      <w:pPr>
        <w:pStyle w:val="CommentText"/>
      </w:pPr>
      <w:r>
        <w:rPr>
          <w:rStyle w:val="CommentReference"/>
        </w:rPr>
        <w:annotationRef/>
      </w:r>
      <w:r>
        <w:t>This paragraph/section needs to be revamped. The ESP32-P4 JPEG hardware decoder is very limited. The p3a software utilized it as much as possible, but its limitations (please go back to the code and retrieve the exact limitations and cite them here for the record) render it useful in just a small minority of the cases. Please also cite the specific software library that is used by p3a to render the cases where JPEG hardware decoding is incompatible.</w:t>
      </w:r>
    </w:p>
  </w:comment>
  <w:comment w:id="131" w:author="Fabrício Kury" w:date="2026-08-10T09:55:00Z" w:initials="FK">
    <w:p w14:paraId="518616B1" w14:textId="77777777" w:rsidR="008A3D40" w:rsidRDefault="008A3D40" w:rsidP="008A3D40">
      <w:pPr>
        <w:pStyle w:val="CommentText"/>
      </w:pPr>
      <w:r>
        <w:rPr>
          <w:rStyle w:val="CommentReference"/>
        </w:rPr>
        <w:annotationRef/>
      </w:r>
      <w:r>
        <w:t>Surprises of what? Be more specific.</w:t>
      </w:r>
    </w:p>
  </w:comment>
  <w:comment w:id="169" w:author="Fabrício Kury" w:date="2026-08-10T10:06:00Z" w:initials="FK">
    <w:p w14:paraId="2EC084B1" w14:textId="77777777" w:rsidR="00EE72D7" w:rsidRDefault="00EE72D7" w:rsidP="00EE72D7">
      <w:pPr>
        <w:pStyle w:val="CommentText"/>
      </w:pPr>
      <w:r>
        <w:rPr>
          <w:rStyle w:val="CommentReference"/>
        </w:rPr>
        <w:annotationRef/>
      </w:r>
      <w:r>
        <w:t>What contact email does p3a use?</w:t>
      </w:r>
    </w:p>
  </w:comment>
  <w:comment w:id="170" w:author="Fabrício Kury" w:date="2026-08-10T10:07:00Z" w:initials="FK">
    <w:p w14:paraId="56D19633" w14:textId="77777777" w:rsidR="00EE72D7" w:rsidRDefault="00EE72D7" w:rsidP="00EE72D7">
      <w:pPr>
        <w:pStyle w:val="CommentText"/>
      </w:pPr>
      <w:r>
        <w:rPr>
          <w:rStyle w:val="CommentReference"/>
        </w:rPr>
        <w:annotationRef/>
      </w:r>
      <w:r>
        <w:t>I honestly don’t get the “at 2 a.m.” expression nor really know what you’re talking about here.</w:t>
      </w:r>
    </w:p>
  </w:comment>
  <w:comment w:id="190" w:author="Fabrício Kury" w:date="2026-08-10T10:11:00Z" w:initials="FK">
    <w:p w14:paraId="5CC0BEF4" w14:textId="77777777" w:rsidR="00E07B03" w:rsidRDefault="00E07B03" w:rsidP="00E07B03">
      <w:pPr>
        <w:pStyle w:val="CommentText"/>
      </w:pPr>
      <w:r>
        <w:rPr>
          <w:rStyle w:val="CommentReference"/>
        </w:rPr>
        <w:annotationRef/>
      </w:r>
      <w:r>
        <w:t>I didn’t really know or remember this. Does the probing happen at listing time? Do you mean that each listing gets its own API calls, i.e. hundreds of calls?!?!</w:t>
      </w:r>
    </w:p>
  </w:comment>
  <w:comment w:id="228" w:author="Fabrício Kury" w:date="2026-08-10T10:24:00Z" w:initials="FK">
    <w:p w14:paraId="673FE22E" w14:textId="77777777" w:rsidR="00AA44AC" w:rsidRDefault="00AA44AC" w:rsidP="00AA44AC">
      <w:pPr>
        <w:pStyle w:val="CommentText"/>
      </w:pPr>
      <w:r>
        <w:rPr>
          <w:rStyle w:val="CommentReference"/>
        </w:rPr>
        <w:annotationRef/>
      </w:r>
      <w:r>
        <w:t>Double-check these limits against the actual code.</w:t>
      </w:r>
    </w:p>
  </w:comment>
  <w:comment w:id="234" w:author="Fabrício Kury" w:date="2026-08-10T10:26:00Z" w:initials="FK">
    <w:p w14:paraId="72059F00" w14:textId="77777777" w:rsidR="00EE796D" w:rsidRDefault="00EE796D" w:rsidP="00EE796D">
      <w:pPr>
        <w:pStyle w:val="CommentText"/>
      </w:pPr>
      <w:r>
        <w:rPr>
          <w:rStyle w:val="CommentReference"/>
        </w:rPr>
        <w:annotationRef/>
      </w:r>
      <w:r>
        <w:t>If an identifier is not returned by the server, it gets deleted, so no file is orphaned. I think the correct statement would be to say that identifiers that drift get interpreted as deletions + re-creations (re-download) under the new identifier. Please confirm this is the case (check the code) and correct the sentences as appropriate.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D21251" w15:done="0"/>
  <w15:commentEx w15:paraId="3EF6BDE2" w15:done="0"/>
  <w15:commentEx w15:paraId="0099331B" w15:done="0"/>
  <w15:commentEx w15:paraId="518616B1" w15:done="0"/>
  <w15:commentEx w15:paraId="2EC084B1" w15:done="0"/>
  <w15:commentEx w15:paraId="56D19633" w15:done="0"/>
  <w15:commentEx w15:paraId="5CC0BEF4" w15:done="0"/>
  <w15:commentEx w15:paraId="673FE22E" w15:done="0"/>
  <w15:commentEx w15:paraId="72059F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FE888" w16cex:dateUtc="2026-08-09T16:15:00Z"/>
  <w16cex:commentExtensible w16cex:durableId="255716E6" w16cex:dateUtc="2026-08-10T13:51:00Z"/>
  <w16cex:commentExtensible w16cex:durableId="0C608943" w16cex:dateUtc="2026-08-10T13:55:00Z"/>
  <w16cex:commentExtensible w16cex:durableId="6432B681" w16cex:dateUtc="2026-08-10T13:55:00Z"/>
  <w16cex:commentExtensible w16cex:durableId="0B7F1EC5" w16cex:dateUtc="2026-08-10T14:06:00Z"/>
  <w16cex:commentExtensible w16cex:durableId="3103F2D6" w16cex:dateUtc="2026-08-10T14:07:00Z"/>
  <w16cex:commentExtensible w16cex:durableId="12451248" w16cex:dateUtc="2026-08-10T14:11:00Z"/>
  <w16cex:commentExtensible w16cex:durableId="7A53BDBD" w16cex:dateUtc="2026-08-10T14:24:00Z"/>
  <w16cex:commentExtensible w16cex:durableId="2F39E314" w16cex:dateUtc="2026-08-10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D21251" w16cid:durableId="3D4FE888"/>
  <w16cid:commentId w16cid:paraId="3EF6BDE2" w16cid:durableId="255716E6"/>
  <w16cid:commentId w16cid:paraId="0099331B" w16cid:durableId="0C608943"/>
  <w16cid:commentId w16cid:paraId="518616B1" w16cid:durableId="6432B681"/>
  <w16cid:commentId w16cid:paraId="2EC084B1" w16cid:durableId="0B7F1EC5"/>
  <w16cid:commentId w16cid:paraId="56D19633" w16cid:durableId="3103F2D6"/>
  <w16cid:commentId w16cid:paraId="5CC0BEF4" w16cid:durableId="12451248"/>
  <w16cid:commentId w16cid:paraId="673FE22E" w16cid:durableId="7A53BDBD"/>
  <w16cid:commentId w16cid:paraId="72059F00" w16cid:durableId="2F39E3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3D5B" w14:textId="77777777" w:rsidR="00E36F15" w:rsidRDefault="00E36F15" w:rsidP="00267468">
      <w:pPr>
        <w:spacing w:after="0"/>
      </w:pPr>
      <w:r>
        <w:separator/>
      </w:r>
    </w:p>
  </w:endnote>
  <w:endnote w:type="continuationSeparator" w:id="0">
    <w:p w14:paraId="3E57E844" w14:textId="77777777" w:rsidR="00E36F15" w:rsidRDefault="00E36F15" w:rsidP="002674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53A8A" w14:textId="77777777" w:rsidR="00E36F15" w:rsidRDefault="00E36F15" w:rsidP="00267468">
      <w:pPr>
        <w:spacing w:after="0"/>
      </w:pPr>
      <w:r>
        <w:separator/>
      </w:r>
    </w:p>
  </w:footnote>
  <w:footnote w:type="continuationSeparator" w:id="0">
    <w:p w14:paraId="2C13BC4E" w14:textId="77777777" w:rsidR="00E36F15" w:rsidRDefault="00E36F15" w:rsidP="002674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50B0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4A30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A04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6479894">
    <w:abstractNumId w:val="0"/>
  </w:num>
  <w:num w:numId="2" w16cid:durableId="1937978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3069472">
    <w:abstractNumId w:val="1"/>
  </w:num>
  <w:num w:numId="4" w16cid:durableId="1695617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ício Kury">
    <w15:presenceInfo w15:providerId="Windows Live" w15:userId="7f38ce0c8e773f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5F7A"/>
    <w:rsid w:val="00030C30"/>
    <w:rsid w:val="000A3D90"/>
    <w:rsid w:val="000B7832"/>
    <w:rsid w:val="000C2F67"/>
    <w:rsid w:val="000D608F"/>
    <w:rsid w:val="000F0848"/>
    <w:rsid w:val="00186D82"/>
    <w:rsid w:val="001D26AE"/>
    <w:rsid w:val="00267468"/>
    <w:rsid w:val="00314827"/>
    <w:rsid w:val="00322D50"/>
    <w:rsid w:val="00377326"/>
    <w:rsid w:val="003E0654"/>
    <w:rsid w:val="004B625A"/>
    <w:rsid w:val="00540E95"/>
    <w:rsid w:val="00593ECA"/>
    <w:rsid w:val="005E1638"/>
    <w:rsid w:val="005F6A27"/>
    <w:rsid w:val="0061631B"/>
    <w:rsid w:val="00636661"/>
    <w:rsid w:val="006B4206"/>
    <w:rsid w:val="006C3D32"/>
    <w:rsid w:val="007713CB"/>
    <w:rsid w:val="00790402"/>
    <w:rsid w:val="007B501B"/>
    <w:rsid w:val="007E642A"/>
    <w:rsid w:val="007F28B6"/>
    <w:rsid w:val="008244E2"/>
    <w:rsid w:val="00830881"/>
    <w:rsid w:val="008A3D40"/>
    <w:rsid w:val="00950B0A"/>
    <w:rsid w:val="00977386"/>
    <w:rsid w:val="00991ECE"/>
    <w:rsid w:val="009B06CD"/>
    <w:rsid w:val="009E60E4"/>
    <w:rsid w:val="00A31FA5"/>
    <w:rsid w:val="00AA44AC"/>
    <w:rsid w:val="00AC26A4"/>
    <w:rsid w:val="00AC291A"/>
    <w:rsid w:val="00B60D92"/>
    <w:rsid w:val="00BA5E06"/>
    <w:rsid w:val="00C54872"/>
    <w:rsid w:val="00C860F6"/>
    <w:rsid w:val="00C90D1A"/>
    <w:rsid w:val="00CC66B3"/>
    <w:rsid w:val="00CF599F"/>
    <w:rsid w:val="00D2246C"/>
    <w:rsid w:val="00D5263E"/>
    <w:rsid w:val="00D540D8"/>
    <w:rsid w:val="00DA21E5"/>
    <w:rsid w:val="00E07B03"/>
    <w:rsid w:val="00E3266F"/>
    <w:rsid w:val="00E36F15"/>
    <w:rsid w:val="00E82279"/>
    <w:rsid w:val="00E85F7A"/>
    <w:rsid w:val="00E911B3"/>
    <w:rsid w:val="00EE72D7"/>
    <w:rsid w:val="00EE796D"/>
    <w:rsid w:val="00F20D77"/>
    <w:rsid w:val="00F42CC9"/>
    <w:rsid w:val="00F74CB3"/>
    <w:rsid w:val="00FC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C7B51"/>
  <w15:docId w15:val="{244D59B3-B064-489D-AC41-9CF44E5E5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267468"/>
    <w:pPr>
      <w:spacing w:after="0"/>
    </w:pPr>
  </w:style>
  <w:style w:type="paragraph" w:styleId="Header">
    <w:name w:val="header"/>
    <w:basedOn w:val="Normal"/>
    <w:link w:val="HeaderChar"/>
    <w:rsid w:val="00267468"/>
    <w:pPr>
      <w:tabs>
        <w:tab w:val="center" w:pos="4680"/>
        <w:tab w:val="right" w:pos="9360"/>
      </w:tabs>
      <w:spacing w:after="0"/>
    </w:pPr>
  </w:style>
  <w:style w:type="character" w:customStyle="1" w:styleId="HeaderChar">
    <w:name w:val="Header Char"/>
    <w:basedOn w:val="DefaultParagraphFont"/>
    <w:link w:val="Header"/>
    <w:rsid w:val="00267468"/>
  </w:style>
  <w:style w:type="paragraph" w:styleId="Footer">
    <w:name w:val="footer"/>
    <w:basedOn w:val="Normal"/>
    <w:link w:val="FooterChar"/>
    <w:uiPriority w:val="99"/>
    <w:rsid w:val="00267468"/>
    <w:pPr>
      <w:tabs>
        <w:tab w:val="center" w:pos="4680"/>
        <w:tab w:val="right" w:pos="9360"/>
      </w:tabs>
      <w:spacing w:after="0"/>
    </w:pPr>
  </w:style>
  <w:style w:type="character" w:customStyle="1" w:styleId="FooterChar">
    <w:name w:val="Footer Char"/>
    <w:basedOn w:val="DefaultParagraphFont"/>
    <w:link w:val="Footer"/>
    <w:uiPriority w:val="99"/>
    <w:rsid w:val="00267468"/>
  </w:style>
  <w:style w:type="character" w:styleId="CommentReference">
    <w:name w:val="annotation reference"/>
    <w:basedOn w:val="DefaultParagraphFont"/>
    <w:rsid w:val="00CC66B3"/>
    <w:rPr>
      <w:sz w:val="16"/>
      <w:szCs w:val="16"/>
    </w:rPr>
  </w:style>
  <w:style w:type="paragraph" w:styleId="CommentText">
    <w:name w:val="annotation text"/>
    <w:basedOn w:val="Normal"/>
    <w:link w:val="CommentTextChar"/>
    <w:rsid w:val="00CC66B3"/>
    <w:rPr>
      <w:sz w:val="20"/>
      <w:szCs w:val="20"/>
    </w:rPr>
  </w:style>
  <w:style w:type="character" w:customStyle="1" w:styleId="CommentTextChar">
    <w:name w:val="Comment Text Char"/>
    <w:basedOn w:val="DefaultParagraphFont"/>
    <w:link w:val="CommentText"/>
    <w:rsid w:val="00CC66B3"/>
    <w:rPr>
      <w:sz w:val="20"/>
      <w:szCs w:val="20"/>
    </w:rPr>
  </w:style>
  <w:style w:type="paragraph" w:styleId="CommentSubject">
    <w:name w:val="annotation subject"/>
    <w:basedOn w:val="CommentText"/>
    <w:next w:val="CommentText"/>
    <w:link w:val="CommentSubjectChar"/>
    <w:rsid w:val="00CC66B3"/>
    <w:rPr>
      <w:b/>
      <w:bCs/>
    </w:rPr>
  </w:style>
  <w:style w:type="character" w:customStyle="1" w:styleId="CommentSubjectChar">
    <w:name w:val="Comment Subject Char"/>
    <w:basedOn w:val="CommentTextChar"/>
    <w:link w:val="CommentSubject"/>
    <w:rsid w:val="00CC66B3"/>
    <w:rPr>
      <w:b/>
      <w:bCs/>
      <w:sz w:val="20"/>
      <w:szCs w:val="20"/>
    </w:rPr>
  </w:style>
  <w:style w:type="character" w:styleId="UnresolvedMention">
    <w:name w:val="Unresolved Mention"/>
    <w:basedOn w:val="DefaultParagraphFont"/>
    <w:uiPriority w:val="99"/>
    <w:semiHidden/>
    <w:unhideWhenUsed/>
    <w:rsid w:val="00771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4790</Words>
  <Characters>25727</Characters>
  <Application>Microsoft Office Word</Application>
  <DocSecurity>0</DocSecurity>
  <Lines>414</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Fabrício Kury</cp:lastModifiedBy>
  <cp:revision>50</cp:revision>
  <dcterms:created xsi:type="dcterms:W3CDTF">2026-08-08T22:44:00Z</dcterms:created>
  <dcterms:modified xsi:type="dcterms:W3CDTF">2026-08-10T14:39:00Z</dcterms:modified>
</cp:coreProperties>
</file>